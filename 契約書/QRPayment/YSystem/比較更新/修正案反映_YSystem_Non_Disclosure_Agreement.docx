
<file path=[Content_Types].xml><?xml version="1.0" encoding="utf-8"?>
<Types xmlns="http://schemas.openxmlformats.org/package/2006/content-types">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7982B" w14:textId="77777777" w:rsidR="005829CB" w:rsidRPr="00064B79" w:rsidRDefault="000C443A" w:rsidP="00284244">
      <w:pPr>
        <w:jc w:val="center"/>
        <w:rPr>
          <w:rFonts w:ascii="Arial" w:hAnsi="Arial" w:cs="Arial"/>
          <w:b/>
          <w:sz w:val="32"/>
          <w:szCs w:val="32"/>
        </w:rPr>
      </w:pPr>
      <w:r w:rsidRPr="00064B79">
        <w:rPr>
          <w:rFonts w:ascii="Arial" w:hAnsi="Arial" w:cs="Arial"/>
          <w:b/>
          <w:sz w:val="32"/>
          <w:szCs w:val="32"/>
        </w:rPr>
        <w:t>NON-DISCLOSURE</w:t>
      </w:r>
      <w:r w:rsidR="00E92C0D" w:rsidRPr="00064B79">
        <w:rPr>
          <w:rFonts w:ascii="Arial" w:hAnsi="Arial" w:cs="Arial"/>
          <w:b/>
          <w:sz w:val="32"/>
          <w:szCs w:val="32"/>
        </w:rPr>
        <w:t xml:space="preserve"> </w:t>
      </w:r>
      <w:r w:rsidR="00284244" w:rsidRPr="00064B79">
        <w:rPr>
          <w:rFonts w:ascii="Arial" w:hAnsi="Arial" w:cs="Arial"/>
          <w:b/>
          <w:sz w:val="32"/>
          <w:szCs w:val="32"/>
        </w:rPr>
        <w:t>AGREEMENT</w:t>
      </w:r>
      <w:r w:rsidR="00B75AA6" w:rsidRPr="00064B79">
        <w:rPr>
          <w:rFonts w:ascii="Arial" w:hAnsi="Arial" w:cs="Arial"/>
          <w:b/>
          <w:sz w:val="32"/>
          <w:szCs w:val="32"/>
        </w:rPr>
        <w:t xml:space="preserve"> (NDA)</w:t>
      </w:r>
    </w:p>
    <w:p w14:paraId="6DD5571A" w14:textId="77777777" w:rsidR="00284244" w:rsidRPr="00064B79" w:rsidRDefault="00284244" w:rsidP="00284244">
      <w:pPr>
        <w:rPr>
          <w:rFonts w:ascii="Arial" w:hAnsi="Arial" w:cs="Arial"/>
          <w:sz w:val="22"/>
          <w:szCs w:val="22"/>
        </w:rPr>
      </w:pPr>
    </w:p>
    <w:p w14:paraId="2C7B641A" w14:textId="67962225" w:rsidR="00112501" w:rsidRPr="00064B79" w:rsidRDefault="000C443A" w:rsidP="00112501">
      <w:pPr>
        <w:pStyle w:val="a3"/>
        <w:numPr>
          <w:ilvl w:val="0"/>
          <w:numId w:val="2"/>
        </w:numPr>
        <w:rPr>
          <w:rFonts w:ascii="Arial" w:hAnsi="Arial" w:cs="Arial"/>
          <w:sz w:val="22"/>
          <w:szCs w:val="22"/>
        </w:rPr>
      </w:pPr>
      <w:r w:rsidRPr="00064B79">
        <w:rPr>
          <w:rFonts w:ascii="Arial" w:hAnsi="Arial" w:cs="Arial"/>
          <w:b/>
          <w:sz w:val="22"/>
          <w:szCs w:val="22"/>
        </w:rPr>
        <w:t>THE PARTIES</w:t>
      </w:r>
      <w:r w:rsidR="00E92C0D" w:rsidRPr="00064B79">
        <w:rPr>
          <w:rFonts w:ascii="Arial" w:hAnsi="Arial" w:cs="Arial"/>
          <w:sz w:val="22"/>
          <w:szCs w:val="22"/>
        </w:rPr>
        <w:t xml:space="preserve">. This </w:t>
      </w:r>
      <w:r w:rsidRPr="00064B79">
        <w:rPr>
          <w:rFonts w:ascii="Arial" w:hAnsi="Arial" w:cs="Arial"/>
          <w:sz w:val="22"/>
          <w:szCs w:val="22"/>
        </w:rPr>
        <w:t>Non-Disclosure Agreement</w:t>
      </w:r>
      <w:r w:rsidR="001107C9" w:rsidRPr="00064B79">
        <w:rPr>
          <w:rFonts w:ascii="Arial" w:hAnsi="Arial" w:cs="Arial"/>
          <w:sz w:val="22"/>
          <w:szCs w:val="22"/>
        </w:rPr>
        <w:t xml:space="preserve"> (</w:t>
      </w:r>
      <w:r w:rsidRPr="00064B79">
        <w:rPr>
          <w:rFonts w:ascii="Arial" w:hAnsi="Arial" w:cs="Arial"/>
          <w:sz w:val="22"/>
          <w:szCs w:val="22"/>
        </w:rPr>
        <w:t>“Agreement”</w:t>
      </w:r>
      <w:r w:rsidR="001107C9" w:rsidRPr="00064B79">
        <w:rPr>
          <w:rFonts w:ascii="Arial" w:hAnsi="Arial" w:cs="Arial"/>
          <w:sz w:val="22"/>
          <w:szCs w:val="22"/>
        </w:rPr>
        <w:t>)</w:t>
      </w:r>
      <w:r w:rsidRPr="00064B79">
        <w:rPr>
          <w:rFonts w:ascii="Arial" w:hAnsi="Arial" w:cs="Arial"/>
          <w:sz w:val="22"/>
          <w:szCs w:val="22"/>
        </w:rPr>
        <w:t xml:space="preserve"> created on</w:t>
      </w:r>
      <w:r w:rsidR="005B420A">
        <w:rPr>
          <w:rFonts w:ascii="Arial" w:hAnsi="Arial" w:cs="Arial"/>
          <w:sz w:val="22"/>
          <w:szCs w:val="22"/>
        </w:rPr>
        <w:t xml:space="preserve"> 06/Jun/2022</w:t>
      </w:r>
      <w:r w:rsidR="00050A25" w:rsidRPr="00064B79">
        <w:rPr>
          <w:rFonts w:ascii="Arial" w:hAnsi="Arial" w:cs="Arial"/>
          <w:sz w:val="22"/>
          <w:szCs w:val="22"/>
        </w:rPr>
        <w:t xml:space="preserve"> </w:t>
      </w:r>
      <w:r w:rsidRPr="00064B79">
        <w:rPr>
          <w:rFonts w:ascii="Arial" w:hAnsi="Arial" w:cs="Arial"/>
          <w:sz w:val="22"/>
          <w:szCs w:val="22"/>
        </w:rPr>
        <w:t>is by and between:</w:t>
      </w:r>
    </w:p>
    <w:p w14:paraId="14BC0367" w14:textId="77777777" w:rsidR="00112501" w:rsidRPr="00064B79" w:rsidRDefault="00112501" w:rsidP="00284244">
      <w:pPr>
        <w:rPr>
          <w:rFonts w:ascii="Arial" w:hAnsi="Arial" w:cs="Arial"/>
          <w:sz w:val="22"/>
          <w:szCs w:val="22"/>
        </w:rPr>
      </w:pPr>
    </w:p>
    <w:p w14:paraId="0BDB449D" w14:textId="3270E049" w:rsidR="00112501" w:rsidRPr="00D874BF" w:rsidRDefault="000C443A" w:rsidP="00112501">
      <w:pPr>
        <w:ind w:left="720"/>
        <w:rPr>
          <w:rFonts w:ascii="Arial" w:hAnsi="Arial" w:cs="Arial"/>
          <w:color w:val="000000" w:themeColor="text1"/>
          <w:sz w:val="22"/>
          <w:szCs w:val="22"/>
          <w:rPrChange w:id="0" w:author="." w:date="2025-09-03T10:25:00Z" w16du:dateUtc="2025-09-03T02:25:00Z">
            <w:rPr>
              <w:rFonts w:ascii="Arial" w:hAnsi="Arial" w:cs="Arial"/>
              <w:sz w:val="22"/>
              <w:szCs w:val="22"/>
            </w:rPr>
          </w:rPrChange>
        </w:rPr>
      </w:pPr>
      <w:r w:rsidRPr="00064B79">
        <w:rPr>
          <w:rFonts w:ascii="Arial" w:hAnsi="Arial" w:cs="Arial"/>
          <w:sz w:val="22"/>
          <w:szCs w:val="22"/>
          <w:u w:val="single"/>
        </w:rPr>
        <w:t>1</w:t>
      </w:r>
      <w:r w:rsidRPr="00064B79">
        <w:rPr>
          <w:rFonts w:ascii="Arial" w:hAnsi="Arial" w:cs="Arial"/>
          <w:sz w:val="22"/>
          <w:szCs w:val="22"/>
          <w:u w:val="single"/>
          <w:vertAlign w:val="superscript"/>
        </w:rPr>
        <w:t>st</w:t>
      </w:r>
      <w:r w:rsidRPr="00064B79">
        <w:rPr>
          <w:rFonts w:ascii="Arial" w:hAnsi="Arial" w:cs="Arial"/>
          <w:sz w:val="22"/>
          <w:szCs w:val="22"/>
          <w:u w:val="single"/>
        </w:rPr>
        <w:t xml:space="preserve"> Party</w:t>
      </w:r>
      <w:r w:rsidRPr="00064B79">
        <w:rPr>
          <w:rFonts w:ascii="Arial" w:hAnsi="Arial" w:cs="Arial"/>
          <w:sz w:val="22"/>
          <w:szCs w:val="22"/>
        </w:rPr>
        <w:t>:</w:t>
      </w:r>
      <w:r w:rsidR="00284244" w:rsidRPr="00064B79">
        <w:rPr>
          <w:rFonts w:ascii="Arial" w:hAnsi="Arial" w:cs="Arial"/>
          <w:sz w:val="22"/>
          <w:szCs w:val="22"/>
        </w:rPr>
        <w:t xml:space="preserve"> </w:t>
      </w:r>
      <w:r w:rsidR="006C5EB6" w:rsidRPr="00D874BF">
        <w:rPr>
          <w:rFonts w:ascii="Arial" w:eastAsia="Yu Mincho Regular" w:hAnsi="Arial" w:cs="Arial"/>
          <w:color w:val="000000" w:themeColor="text1"/>
          <w:rPrChange w:id="1" w:author="." w:date="2025-09-03T10:25:00Z" w16du:dateUtc="2025-09-03T02:25:00Z">
            <w:rPr>
              <w:rFonts w:ascii="Arial" w:eastAsia="Yu Mincho Regular" w:hAnsi="Arial" w:cs="Arial"/>
              <w:color w:val="FB0007"/>
            </w:rPr>
          </w:rPrChange>
        </w:rPr>
        <w:t>CURIOX SOLUTIONS LIMITED</w:t>
      </w:r>
      <w:r w:rsidR="006C5EB6" w:rsidRPr="00D874BF">
        <w:rPr>
          <w:rFonts w:ascii="Arial" w:hAnsi="Arial" w:cs="Arial"/>
          <w:color w:val="000000" w:themeColor="text1"/>
          <w:sz w:val="22"/>
          <w:szCs w:val="22"/>
          <w:rPrChange w:id="2" w:author="." w:date="2025-09-03T10:25:00Z" w16du:dateUtc="2025-09-03T02:25:00Z">
            <w:rPr>
              <w:rFonts w:ascii="Arial" w:hAnsi="Arial" w:cs="Arial"/>
              <w:sz w:val="22"/>
              <w:szCs w:val="22"/>
            </w:rPr>
          </w:rPrChange>
        </w:rPr>
        <w:t xml:space="preserve"> </w:t>
      </w:r>
      <w:r w:rsidRPr="00D874BF">
        <w:rPr>
          <w:rFonts w:ascii="Arial" w:hAnsi="Arial" w:cs="Arial"/>
          <w:color w:val="000000" w:themeColor="text1"/>
          <w:sz w:val="22"/>
          <w:szCs w:val="22"/>
          <w:rPrChange w:id="3" w:author="." w:date="2025-09-03T10:25:00Z" w16du:dateUtc="2025-09-03T02:25:00Z">
            <w:rPr>
              <w:rFonts w:ascii="Arial" w:hAnsi="Arial" w:cs="Arial"/>
              <w:sz w:val="22"/>
              <w:szCs w:val="22"/>
            </w:rPr>
          </w:rPrChange>
        </w:rPr>
        <w:t>(“1</w:t>
      </w:r>
      <w:r w:rsidRPr="00D874BF">
        <w:rPr>
          <w:rFonts w:ascii="Arial" w:hAnsi="Arial" w:cs="Arial"/>
          <w:color w:val="000000" w:themeColor="text1"/>
          <w:sz w:val="22"/>
          <w:szCs w:val="22"/>
          <w:vertAlign w:val="superscript"/>
          <w:rPrChange w:id="4" w:author="." w:date="2025-09-03T10:25:00Z" w16du:dateUtc="2025-09-03T02:25:00Z">
            <w:rPr>
              <w:rFonts w:ascii="Arial" w:hAnsi="Arial" w:cs="Arial"/>
              <w:sz w:val="22"/>
              <w:szCs w:val="22"/>
              <w:vertAlign w:val="superscript"/>
            </w:rPr>
          </w:rPrChange>
        </w:rPr>
        <w:t>st</w:t>
      </w:r>
      <w:r w:rsidRPr="00D874BF">
        <w:rPr>
          <w:rFonts w:ascii="Arial" w:hAnsi="Arial" w:cs="Arial"/>
          <w:color w:val="000000" w:themeColor="text1"/>
          <w:sz w:val="22"/>
          <w:szCs w:val="22"/>
          <w:rPrChange w:id="5" w:author="." w:date="2025-09-03T10:25:00Z" w16du:dateUtc="2025-09-03T02:25:00Z">
            <w:rPr>
              <w:rFonts w:ascii="Arial" w:hAnsi="Arial" w:cs="Arial"/>
              <w:sz w:val="22"/>
              <w:szCs w:val="22"/>
            </w:rPr>
          </w:rPrChange>
        </w:rPr>
        <w:t xml:space="preserve"> Party”), with a mailing address of</w:t>
      </w:r>
      <w:r w:rsidR="005B420A" w:rsidRPr="00D874BF">
        <w:rPr>
          <w:color w:val="000000" w:themeColor="text1"/>
          <w:lang w:eastAsia="ja-JP"/>
          <w:rPrChange w:id="6" w:author="." w:date="2025-09-03T10:25:00Z" w16du:dateUtc="2025-09-03T02:25:00Z">
            <w:rPr>
              <w:color w:val="000000"/>
              <w:lang w:eastAsia="ja-JP"/>
            </w:rPr>
          </w:rPrChange>
        </w:rPr>
        <w:t xml:space="preserve"> </w:t>
      </w:r>
      <w:r w:rsidR="006C5EB6" w:rsidRPr="00D874BF">
        <w:rPr>
          <w:rFonts w:ascii="Arial" w:eastAsia="Yu Mincho Regular" w:hAnsi="Arial" w:cs="Arial"/>
          <w:color w:val="000000" w:themeColor="text1"/>
          <w:rPrChange w:id="7" w:author="." w:date="2025-09-03T10:25:00Z" w16du:dateUtc="2025-09-03T02:25:00Z">
            <w:rPr>
              <w:rFonts w:ascii="Arial" w:eastAsia="Yu Mincho Regular" w:hAnsi="Arial" w:cs="Arial"/>
              <w:color w:val="FB0007"/>
            </w:rPr>
          </w:rPrChange>
        </w:rPr>
        <w:t xml:space="preserve">Suite 2701-08 27/F., Shui </w:t>
      </w:r>
      <w:proofErr w:type="gramStart"/>
      <w:r w:rsidR="006C5EB6" w:rsidRPr="00D874BF">
        <w:rPr>
          <w:rFonts w:ascii="Arial" w:eastAsia="Yu Mincho Regular" w:hAnsi="Arial" w:cs="Arial"/>
          <w:color w:val="000000" w:themeColor="text1"/>
          <w:rPrChange w:id="8" w:author="." w:date="2025-09-03T10:25:00Z" w16du:dateUtc="2025-09-03T02:25:00Z">
            <w:rPr>
              <w:rFonts w:ascii="Arial" w:eastAsia="Yu Mincho Regular" w:hAnsi="Arial" w:cs="Arial"/>
              <w:color w:val="FB0007"/>
            </w:rPr>
          </w:rPrChange>
        </w:rPr>
        <w:t>On</w:t>
      </w:r>
      <w:proofErr w:type="gramEnd"/>
      <w:r w:rsidR="006C5EB6" w:rsidRPr="00D874BF">
        <w:rPr>
          <w:rFonts w:ascii="Arial" w:eastAsia="Yu Mincho Regular" w:hAnsi="Arial" w:cs="Arial"/>
          <w:color w:val="000000" w:themeColor="text1"/>
          <w:rPrChange w:id="9" w:author="." w:date="2025-09-03T10:25:00Z" w16du:dateUtc="2025-09-03T02:25:00Z">
            <w:rPr>
              <w:rFonts w:ascii="Arial" w:eastAsia="Yu Mincho Regular" w:hAnsi="Arial" w:cs="Arial"/>
              <w:color w:val="FB0007"/>
            </w:rPr>
          </w:rPrChange>
        </w:rPr>
        <w:t xml:space="preserve"> Centre, Nos. 6-8 </w:t>
      </w:r>
      <w:proofErr w:type="spellStart"/>
      <w:r w:rsidR="006C5EB6" w:rsidRPr="00D874BF">
        <w:rPr>
          <w:rFonts w:ascii="Arial" w:eastAsia="Yu Mincho Regular" w:hAnsi="Arial" w:cs="Arial"/>
          <w:color w:val="000000" w:themeColor="text1"/>
          <w:rPrChange w:id="10" w:author="." w:date="2025-09-03T10:25:00Z" w16du:dateUtc="2025-09-03T02:25:00Z">
            <w:rPr>
              <w:rFonts w:ascii="Arial" w:eastAsia="Yu Mincho Regular" w:hAnsi="Arial" w:cs="Arial"/>
              <w:color w:val="FB0007"/>
            </w:rPr>
          </w:rPrChange>
        </w:rPr>
        <w:t>Harbour</w:t>
      </w:r>
      <w:proofErr w:type="spellEnd"/>
      <w:r w:rsidR="006C5EB6" w:rsidRPr="00D874BF">
        <w:rPr>
          <w:rFonts w:ascii="Arial" w:eastAsia="Yu Mincho Regular" w:hAnsi="Arial" w:cs="Arial"/>
          <w:color w:val="000000" w:themeColor="text1"/>
          <w:rPrChange w:id="11" w:author="." w:date="2025-09-03T10:25:00Z" w16du:dateUtc="2025-09-03T02:25:00Z">
            <w:rPr>
              <w:rFonts w:ascii="Arial" w:eastAsia="Yu Mincho Regular" w:hAnsi="Arial" w:cs="Arial"/>
              <w:color w:val="FB0007"/>
            </w:rPr>
          </w:rPrChange>
        </w:rPr>
        <w:t xml:space="preserve"> Road, Wanchai, Hong Kong</w:t>
      </w:r>
      <w:r w:rsidRPr="00D874BF">
        <w:rPr>
          <w:rFonts w:ascii="Arial" w:hAnsi="Arial" w:cs="Arial"/>
          <w:color w:val="000000" w:themeColor="text1"/>
          <w:sz w:val="22"/>
          <w:szCs w:val="22"/>
          <w:rPrChange w:id="12" w:author="." w:date="2025-09-03T10:25:00Z" w16du:dateUtc="2025-09-03T02:25:00Z">
            <w:rPr>
              <w:rFonts w:ascii="Arial" w:hAnsi="Arial" w:cs="Arial"/>
              <w:sz w:val="22"/>
              <w:szCs w:val="22"/>
            </w:rPr>
          </w:rPrChange>
        </w:rPr>
        <w:t xml:space="preserve">, </w:t>
      </w:r>
      <w:r w:rsidR="00284244" w:rsidRPr="00D874BF">
        <w:rPr>
          <w:rFonts w:ascii="Arial" w:hAnsi="Arial" w:cs="Arial"/>
          <w:color w:val="000000" w:themeColor="text1"/>
          <w:sz w:val="22"/>
          <w:szCs w:val="22"/>
          <w:rPrChange w:id="13" w:author="." w:date="2025-09-03T10:25:00Z" w16du:dateUtc="2025-09-03T02:25:00Z">
            <w:rPr>
              <w:rFonts w:ascii="Arial" w:hAnsi="Arial" w:cs="Arial"/>
              <w:sz w:val="22"/>
              <w:szCs w:val="22"/>
            </w:rPr>
          </w:rPrChange>
        </w:rPr>
        <w:t>and</w:t>
      </w:r>
    </w:p>
    <w:p w14:paraId="75E3E55E" w14:textId="77777777" w:rsidR="00112501" w:rsidRPr="00D874BF" w:rsidRDefault="00112501" w:rsidP="00112501">
      <w:pPr>
        <w:ind w:left="720"/>
        <w:rPr>
          <w:rFonts w:ascii="Arial" w:hAnsi="Arial" w:cs="Arial"/>
          <w:color w:val="000000" w:themeColor="text1"/>
          <w:sz w:val="22"/>
          <w:szCs w:val="22"/>
          <w:rPrChange w:id="14" w:author="." w:date="2025-09-03T10:25:00Z" w16du:dateUtc="2025-09-03T02:25:00Z">
            <w:rPr>
              <w:rFonts w:ascii="Arial" w:hAnsi="Arial" w:cs="Arial"/>
              <w:sz w:val="22"/>
              <w:szCs w:val="22"/>
            </w:rPr>
          </w:rPrChange>
        </w:rPr>
      </w:pPr>
    </w:p>
    <w:p w14:paraId="42E3390A" w14:textId="0BCB0F5E" w:rsidR="00284244" w:rsidRPr="00D874BF" w:rsidRDefault="000C443A" w:rsidP="00112501">
      <w:pPr>
        <w:ind w:left="720"/>
        <w:rPr>
          <w:rFonts w:ascii="Arial" w:hAnsi="Arial" w:cs="Arial"/>
          <w:color w:val="000000" w:themeColor="text1"/>
          <w:sz w:val="22"/>
          <w:szCs w:val="22"/>
          <w:rPrChange w:id="15" w:author="." w:date="2025-09-03T10:25:00Z" w16du:dateUtc="2025-09-03T02:25:00Z">
            <w:rPr>
              <w:rFonts w:ascii="Arial" w:hAnsi="Arial" w:cs="Arial"/>
              <w:sz w:val="22"/>
              <w:szCs w:val="22"/>
            </w:rPr>
          </w:rPrChange>
        </w:rPr>
      </w:pPr>
      <w:r w:rsidRPr="00D874BF">
        <w:rPr>
          <w:rFonts w:ascii="Arial" w:hAnsi="Arial" w:cs="Arial"/>
          <w:color w:val="000000" w:themeColor="text1"/>
          <w:sz w:val="22"/>
          <w:szCs w:val="22"/>
          <w:u w:val="single"/>
          <w:rPrChange w:id="16" w:author="." w:date="2025-09-03T10:25:00Z" w16du:dateUtc="2025-09-03T02:25:00Z">
            <w:rPr>
              <w:rFonts w:ascii="Arial" w:hAnsi="Arial" w:cs="Arial"/>
              <w:sz w:val="22"/>
              <w:szCs w:val="22"/>
              <w:u w:val="single"/>
            </w:rPr>
          </w:rPrChange>
        </w:rPr>
        <w:t>2</w:t>
      </w:r>
      <w:r w:rsidRPr="00D874BF">
        <w:rPr>
          <w:rFonts w:ascii="Arial" w:hAnsi="Arial" w:cs="Arial"/>
          <w:color w:val="000000" w:themeColor="text1"/>
          <w:sz w:val="22"/>
          <w:szCs w:val="22"/>
          <w:u w:val="single"/>
          <w:vertAlign w:val="superscript"/>
          <w:rPrChange w:id="17" w:author="." w:date="2025-09-03T10:25:00Z" w16du:dateUtc="2025-09-03T02:25:00Z">
            <w:rPr>
              <w:rFonts w:ascii="Arial" w:hAnsi="Arial" w:cs="Arial"/>
              <w:sz w:val="22"/>
              <w:szCs w:val="22"/>
              <w:u w:val="single"/>
              <w:vertAlign w:val="superscript"/>
            </w:rPr>
          </w:rPrChange>
        </w:rPr>
        <w:t>nd</w:t>
      </w:r>
      <w:r w:rsidRPr="00D874BF">
        <w:rPr>
          <w:rFonts w:ascii="Arial" w:hAnsi="Arial" w:cs="Arial"/>
          <w:color w:val="000000" w:themeColor="text1"/>
          <w:sz w:val="22"/>
          <w:szCs w:val="22"/>
          <w:u w:val="single"/>
          <w:rPrChange w:id="18" w:author="." w:date="2025-09-03T10:25:00Z" w16du:dateUtc="2025-09-03T02:25:00Z">
            <w:rPr>
              <w:rFonts w:ascii="Arial" w:hAnsi="Arial" w:cs="Arial"/>
              <w:sz w:val="22"/>
              <w:szCs w:val="22"/>
              <w:u w:val="single"/>
            </w:rPr>
          </w:rPrChange>
        </w:rPr>
        <w:t xml:space="preserve"> Party</w:t>
      </w:r>
      <w:r w:rsidRPr="00D874BF">
        <w:rPr>
          <w:rFonts w:ascii="Arial" w:hAnsi="Arial" w:cs="Arial"/>
          <w:color w:val="000000" w:themeColor="text1"/>
          <w:sz w:val="22"/>
          <w:szCs w:val="22"/>
          <w:rPrChange w:id="19" w:author="." w:date="2025-09-03T10:25:00Z" w16du:dateUtc="2025-09-03T02:25:00Z">
            <w:rPr>
              <w:rFonts w:ascii="Arial" w:hAnsi="Arial" w:cs="Arial"/>
              <w:sz w:val="22"/>
              <w:szCs w:val="22"/>
            </w:rPr>
          </w:rPrChange>
        </w:rPr>
        <w:t xml:space="preserve">: </w:t>
      </w:r>
      <w:r w:rsidR="006C5EB6" w:rsidRPr="00D874BF">
        <w:rPr>
          <w:rFonts w:ascii="Arial" w:eastAsia="ＭＳ Ｐゴシック" w:hAnsi="Arial" w:cs="Arial"/>
          <w:b/>
          <w:bCs/>
          <w:color w:val="000000" w:themeColor="text1"/>
          <w:rPrChange w:id="20" w:author="." w:date="2025-09-03T10:25:00Z" w16du:dateUtc="2025-09-03T02:25:00Z">
            <w:rPr>
              <w:rFonts w:ascii="Arial" w:eastAsia="ＭＳ Ｐゴシック" w:hAnsi="Arial" w:cs="Arial"/>
              <w:b/>
              <w:bCs/>
              <w:color w:val="EE0000"/>
            </w:rPr>
          </w:rPrChange>
        </w:rPr>
        <w:t>[Client Company Name]</w:t>
      </w:r>
      <w:r w:rsidR="005B420A" w:rsidRPr="00D874BF">
        <w:rPr>
          <w:rFonts w:hint="eastAsia"/>
          <w:color w:val="000000" w:themeColor="text1"/>
          <w:lang w:eastAsia="ja-JP"/>
          <w:rPrChange w:id="21" w:author="." w:date="2025-09-03T10:25:00Z" w16du:dateUtc="2025-09-03T02:25:00Z">
            <w:rPr>
              <w:rFonts w:hint="eastAsia"/>
              <w:color w:val="000000"/>
              <w:lang w:eastAsia="ja-JP"/>
            </w:rPr>
          </w:rPrChange>
        </w:rPr>
        <w:t xml:space="preserve"> </w:t>
      </w:r>
      <w:r w:rsidRPr="00D874BF">
        <w:rPr>
          <w:rFonts w:ascii="Arial" w:hAnsi="Arial" w:cs="Arial"/>
          <w:color w:val="000000" w:themeColor="text1"/>
          <w:sz w:val="22"/>
          <w:szCs w:val="22"/>
          <w:rPrChange w:id="22" w:author="." w:date="2025-09-03T10:25:00Z" w16du:dateUtc="2025-09-03T02:25:00Z">
            <w:rPr>
              <w:rFonts w:ascii="Arial" w:hAnsi="Arial" w:cs="Arial"/>
              <w:sz w:val="22"/>
              <w:szCs w:val="22"/>
            </w:rPr>
          </w:rPrChange>
        </w:rPr>
        <w:t>(“2</w:t>
      </w:r>
      <w:r w:rsidRPr="00D874BF">
        <w:rPr>
          <w:rFonts w:ascii="Arial" w:hAnsi="Arial" w:cs="Arial"/>
          <w:color w:val="000000" w:themeColor="text1"/>
          <w:sz w:val="22"/>
          <w:szCs w:val="22"/>
          <w:vertAlign w:val="superscript"/>
          <w:rPrChange w:id="23" w:author="." w:date="2025-09-03T10:25:00Z" w16du:dateUtc="2025-09-03T02:25:00Z">
            <w:rPr>
              <w:rFonts w:ascii="Arial" w:hAnsi="Arial" w:cs="Arial"/>
              <w:sz w:val="22"/>
              <w:szCs w:val="22"/>
              <w:vertAlign w:val="superscript"/>
            </w:rPr>
          </w:rPrChange>
        </w:rPr>
        <w:t>nd</w:t>
      </w:r>
      <w:r w:rsidRPr="00D874BF">
        <w:rPr>
          <w:rFonts w:ascii="Arial" w:hAnsi="Arial" w:cs="Arial"/>
          <w:color w:val="000000" w:themeColor="text1"/>
          <w:sz w:val="22"/>
          <w:szCs w:val="22"/>
          <w:rPrChange w:id="24" w:author="." w:date="2025-09-03T10:25:00Z" w16du:dateUtc="2025-09-03T02:25:00Z">
            <w:rPr>
              <w:rFonts w:ascii="Arial" w:hAnsi="Arial" w:cs="Arial"/>
              <w:sz w:val="22"/>
              <w:szCs w:val="22"/>
            </w:rPr>
          </w:rPrChange>
        </w:rPr>
        <w:t xml:space="preserve"> Party”), with a mailing address of</w:t>
      </w:r>
      <w:r w:rsidR="006C5EB6" w:rsidRPr="00D874BF">
        <w:rPr>
          <w:color w:val="000000" w:themeColor="text1"/>
          <w:lang w:eastAsia="ja-JP"/>
          <w:rPrChange w:id="25" w:author="." w:date="2025-09-03T10:25:00Z" w16du:dateUtc="2025-09-03T02:25:00Z">
            <w:rPr>
              <w:color w:val="000000"/>
              <w:lang w:eastAsia="ja-JP"/>
            </w:rPr>
          </w:rPrChange>
        </w:rPr>
        <w:t xml:space="preserve"> </w:t>
      </w:r>
      <w:r w:rsidR="006C5EB6" w:rsidRPr="00D874BF">
        <w:rPr>
          <w:rFonts w:ascii="Arial" w:eastAsia="ＭＳ Ｐゴシック" w:hAnsi="Arial" w:cs="Arial"/>
          <w:b/>
          <w:bCs/>
          <w:color w:val="000000" w:themeColor="text1"/>
          <w:rPrChange w:id="26" w:author="." w:date="2025-09-03T10:25:00Z" w16du:dateUtc="2025-09-03T02:25:00Z">
            <w:rPr>
              <w:rFonts w:ascii="Arial" w:eastAsia="ＭＳ Ｐゴシック" w:hAnsi="Arial" w:cs="Arial"/>
              <w:b/>
              <w:bCs/>
              <w:color w:val="EE0000"/>
            </w:rPr>
          </w:rPrChange>
        </w:rPr>
        <w:t>[Client Company Address]</w:t>
      </w:r>
    </w:p>
    <w:p w14:paraId="22101212" w14:textId="77777777" w:rsidR="006906C2" w:rsidRPr="00064B79" w:rsidRDefault="006906C2" w:rsidP="00284244">
      <w:pPr>
        <w:rPr>
          <w:rFonts w:ascii="Arial" w:hAnsi="Arial" w:cs="Arial"/>
          <w:sz w:val="22"/>
          <w:szCs w:val="22"/>
        </w:rPr>
      </w:pPr>
    </w:p>
    <w:p w14:paraId="5D92036B" w14:textId="77777777" w:rsidR="00064B79" w:rsidRPr="00064B79" w:rsidRDefault="000C443A" w:rsidP="00284244">
      <w:pPr>
        <w:rPr>
          <w:rFonts w:ascii="Arial" w:hAnsi="Arial" w:cs="Arial"/>
          <w:sz w:val="22"/>
          <w:szCs w:val="22"/>
        </w:rPr>
      </w:pPr>
      <w:r w:rsidRPr="00064B79">
        <w:rPr>
          <w:rFonts w:ascii="Arial" w:hAnsi="Arial" w:cs="Arial"/>
          <w:sz w:val="22"/>
          <w:szCs w:val="22"/>
        </w:rPr>
        <w:t>The 1</w:t>
      </w:r>
      <w:r w:rsidRPr="00064B79">
        <w:rPr>
          <w:rFonts w:ascii="Arial" w:hAnsi="Arial" w:cs="Arial"/>
          <w:sz w:val="22"/>
          <w:szCs w:val="22"/>
          <w:vertAlign w:val="superscript"/>
        </w:rPr>
        <w:t>st</w:t>
      </w:r>
      <w:r w:rsidRPr="00064B79">
        <w:rPr>
          <w:rFonts w:ascii="Arial" w:hAnsi="Arial" w:cs="Arial"/>
          <w:sz w:val="22"/>
          <w:szCs w:val="22"/>
        </w:rPr>
        <w:t xml:space="preserve"> Party and 2</w:t>
      </w:r>
      <w:r w:rsidRPr="00064B79">
        <w:rPr>
          <w:rFonts w:ascii="Arial" w:hAnsi="Arial" w:cs="Arial"/>
          <w:sz w:val="22"/>
          <w:szCs w:val="22"/>
          <w:vertAlign w:val="superscript"/>
        </w:rPr>
        <w:t>nd</w:t>
      </w:r>
      <w:r w:rsidRPr="00064B79">
        <w:rPr>
          <w:rFonts w:ascii="Arial" w:hAnsi="Arial" w:cs="Arial"/>
          <w:sz w:val="22"/>
          <w:szCs w:val="22"/>
        </w:rPr>
        <w:t xml:space="preserve"> Party are each referred to herein as a “Party” and, collectively, as the "Parties."</w:t>
      </w:r>
    </w:p>
    <w:p w14:paraId="459A19A1" w14:textId="77777777" w:rsidR="00064B79" w:rsidRPr="00064B79" w:rsidRDefault="00064B79" w:rsidP="00284244">
      <w:pPr>
        <w:rPr>
          <w:rFonts w:ascii="Arial" w:hAnsi="Arial" w:cs="Arial"/>
          <w:sz w:val="22"/>
          <w:szCs w:val="22"/>
        </w:rPr>
      </w:pPr>
    </w:p>
    <w:p w14:paraId="43D615B2" w14:textId="77777777" w:rsidR="006906C2" w:rsidRPr="00064B79" w:rsidRDefault="000C443A" w:rsidP="00284244">
      <w:pPr>
        <w:rPr>
          <w:rFonts w:ascii="Arial" w:hAnsi="Arial" w:cs="Arial"/>
          <w:sz w:val="22"/>
          <w:szCs w:val="22"/>
        </w:rPr>
      </w:pPr>
      <w:r w:rsidRPr="00064B79">
        <w:rPr>
          <w:rFonts w:ascii="Arial" w:hAnsi="Arial" w:cs="Arial"/>
          <w:sz w:val="22"/>
          <w:szCs w:val="22"/>
        </w:rPr>
        <w:t>This Agreement is made by the Parties to prevent the unauthorized disclosure of confident</w:t>
      </w:r>
      <w:r w:rsidR="00E92C0D" w:rsidRPr="00064B79">
        <w:rPr>
          <w:rFonts w:ascii="Arial" w:hAnsi="Arial" w:cs="Arial"/>
          <w:sz w:val="22"/>
          <w:szCs w:val="22"/>
        </w:rPr>
        <w:t xml:space="preserve">ial and proprietary information. </w:t>
      </w:r>
      <w:r w:rsidRPr="00064B79">
        <w:rPr>
          <w:rFonts w:ascii="Arial" w:hAnsi="Arial" w:cs="Arial"/>
          <w:sz w:val="22"/>
          <w:szCs w:val="22"/>
        </w:rPr>
        <w:t>The Parties agree as follows:</w:t>
      </w:r>
    </w:p>
    <w:p w14:paraId="070B3033" w14:textId="77777777" w:rsidR="00112501" w:rsidRPr="00064B79" w:rsidRDefault="00112501" w:rsidP="00284244">
      <w:pPr>
        <w:rPr>
          <w:rFonts w:ascii="Arial" w:hAnsi="Arial" w:cs="Arial"/>
          <w:sz w:val="22"/>
          <w:szCs w:val="22"/>
        </w:rPr>
      </w:pPr>
    </w:p>
    <w:p w14:paraId="5344C288" w14:textId="2D5640ED" w:rsidR="006906C2" w:rsidRPr="00064B79" w:rsidRDefault="000C443A" w:rsidP="00112501">
      <w:pPr>
        <w:pStyle w:val="a3"/>
        <w:numPr>
          <w:ilvl w:val="0"/>
          <w:numId w:val="2"/>
        </w:numPr>
        <w:rPr>
          <w:rFonts w:ascii="Arial" w:hAnsi="Arial" w:cs="Arial"/>
          <w:sz w:val="22"/>
          <w:szCs w:val="22"/>
        </w:rPr>
      </w:pPr>
      <w:r w:rsidRPr="00064B79">
        <w:rPr>
          <w:rFonts w:ascii="Arial" w:hAnsi="Arial" w:cs="Arial"/>
          <w:b/>
          <w:sz w:val="22"/>
          <w:szCs w:val="22"/>
        </w:rPr>
        <w:t xml:space="preserve">TYPE OF </w:t>
      </w:r>
      <w:r w:rsidR="00E671E8">
        <w:rPr>
          <w:rFonts w:ascii="Arial" w:hAnsi="Arial" w:cs="Arial"/>
          <w:b/>
          <w:sz w:val="22"/>
          <w:szCs w:val="22"/>
        </w:rPr>
        <w:t>NDA</w:t>
      </w:r>
      <w:r w:rsidRPr="00064B79">
        <w:rPr>
          <w:rFonts w:ascii="Arial" w:hAnsi="Arial" w:cs="Arial"/>
          <w:sz w:val="22"/>
          <w:szCs w:val="22"/>
        </w:rPr>
        <w:t>.</w:t>
      </w:r>
      <w:r w:rsidR="00050A25" w:rsidRPr="00064B79">
        <w:rPr>
          <w:rFonts w:ascii="Arial" w:hAnsi="Arial" w:cs="Arial"/>
          <w:sz w:val="22"/>
          <w:szCs w:val="22"/>
        </w:rPr>
        <w:t xml:space="preserve"> (check one)</w:t>
      </w:r>
    </w:p>
    <w:p w14:paraId="0FE7C97B" w14:textId="77777777" w:rsidR="006906C2" w:rsidRPr="00064B79" w:rsidRDefault="006906C2" w:rsidP="00284244">
      <w:pPr>
        <w:rPr>
          <w:rFonts w:ascii="Arial" w:hAnsi="Arial" w:cs="Arial"/>
          <w:sz w:val="22"/>
          <w:szCs w:val="22"/>
        </w:rPr>
      </w:pPr>
    </w:p>
    <w:p w14:paraId="4A2920A4" w14:textId="5D99F408" w:rsidR="00E92C0D" w:rsidRPr="00064B79" w:rsidRDefault="00000000" w:rsidP="00050A25">
      <w:pPr>
        <w:ind w:left="720"/>
        <w:rPr>
          <w:rFonts w:ascii="Arial" w:hAnsi="Arial" w:cs="Arial"/>
          <w:sz w:val="22"/>
          <w:szCs w:val="22"/>
        </w:rPr>
      </w:pPr>
      <w:sdt>
        <w:sdtPr>
          <w:rPr>
            <w:rFonts w:ascii="Arial" w:hAnsi="Arial" w:cs="Arial"/>
            <w:sz w:val="22"/>
            <w:szCs w:val="22"/>
          </w:rPr>
          <w:id w:val="-368220469"/>
          <w14:checkbox>
            <w14:checked w14:val="0"/>
            <w14:checkedState w14:val="2612" w14:font="ＭＳ ゴシック"/>
            <w14:uncheckedState w14:val="2610" w14:font="ＭＳ ゴシック"/>
          </w14:checkbox>
        </w:sdtPr>
        <w:sdtContent>
          <w:r w:rsidR="0051737B">
            <w:rPr>
              <w:rFonts w:ascii="ＭＳ ゴシック" w:eastAsia="ＭＳ ゴシック" w:hAnsi="ＭＳ ゴシック" w:cs="Arial" w:hint="eastAsia"/>
              <w:sz w:val="22"/>
              <w:szCs w:val="22"/>
            </w:rPr>
            <w:t>☐</w:t>
          </w:r>
        </w:sdtContent>
      </w:sdt>
      <w:r w:rsidR="00050A25" w:rsidRPr="00064B79">
        <w:rPr>
          <w:rFonts w:ascii="Arial" w:hAnsi="Arial" w:cs="Arial"/>
          <w:sz w:val="22"/>
          <w:szCs w:val="22"/>
        </w:rPr>
        <w:t xml:space="preserve"> - </w:t>
      </w:r>
      <w:r w:rsidR="000C443A" w:rsidRPr="00064B79">
        <w:rPr>
          <w:rFonts w:ascii="Arial" w:hAnsi="Arial" w:cs="Arial"/>
          <w:b/>
          <w:bCs/>
          <w:sz w:val="22"/>
          <w:szCs w:val="22"/>
        </w:rPr>
        <w:t>Unilateral</w:t>
      </w:r>
      <w:r w:rsidR="00050A25" w:rsidRPr="00064B79">
        <w:rPr>
          <w:rFonts w:ascii="Arial" w:hAnsi="Arial" w:cs="Arial"/>
          <w:sz w:val="22"/>
          <w:szCs w:val="22"/>
        </w:rPr>
        <w:t xml:space="preserve">. </w:t>
      </w:r>
      <w:r w:rsidR="000C443A" w:rsidRPr="00064B79">
        <w:rPr>
          <w:rFonts w:ascii="Arial" w:hAnsi="Arial" w:cs="Arial"/>
          <w:sz w:val="22"/>
          <w:szCs w:val="22"/>
        </w:rPr>
        <w:t xml:space="preserve">This Agreement shall be </w:t>
      </w:r>
      <w:r w:rsidR="002D4AC6">
        <w:rPr>
          <w:rFonts w:ascii="Arial" w:hAnsi="Arial" w:cs="Arial"/>
          <w:sz w:val="22"/>
          <w:szCs w:val="22"/>
        </w:rPr>
        <w:t>considered unilateral. Therefore, the</w:t>
      </w:r>
      <w:r w:rsidR="000C443A" w:rsidRPr="00064B79">
        <w:rPr>
          <w:rFonts w:ascii="Arial" w:hAnsi="Arial" w:cs="Arial"/>
          <w:sz w:val="22"/>
          <w:szCs w:val="22"/>
        </w:rPr>
        <w:t xml:space="preserve"> 1</w:t>
      </w:r>
      <w:r w:rsidR="000C443A" w:rsidRPr="00064B79">
        <w:rPr>
          <w:rFonts w:ascii="Arial" w:hAnsi="Arial" w:cs="Arial"/>
          <w:sz w:val="22"/>
          <w:szCs w:val="22"/>
          <w:vertAlign w:val="superscript"/>
        </w:rPr>
        <w:t>st</w:t>
      </w:r>
      <w:r w:rsidR="000C443A" w:rsidRPr="00064B79">
        <w:rPr>
          <w:rFonts w:ascii="Arial" w:hAnsi="Arial" w:cs="Arial"/>
          <w:sz w:val="22"/>
          <w:szCs w:val="22"/>
        </w:rPr>
        <w:t xml:space="preserve"> Party shall have sole ownership of the Confidential Information, with </w:t>
      </w:r>
      <w:r w:rsidR="002D4AC6">
        <w:rPr>
          <w:rFonts w:ascii="Arial" w:hAnsi="Arial" w:cs="Arial"/>
          <w:sz w:val="22"/>
          <w:szCs w:val="22"/>
        </w:rPr>
        <w:t xml:space="preserve">the </w:t>
      </w:r>
      <w:r w:rsidR="000C443A" w:rsidRPr="00064B79">
        <w:rPr>
          <w:rFonts w:ascii="Arial" w:hAnsi="Arial" w:cs="Arial"/>
          <w:sz w:val="22"/>
          <w:szCs w:val="22"/>
        </w:rPr>
        <w:t>2</w:t>
      </w:r>
      <w:r w:rsidR="000C443A" w:rsidRPr="00064B79">
        <w:rPr>
          <w:rFonts w:ascii="Arial" w:hAnsi="Arial" w:cs="Arial"/>
          <w:sz w:val="22"/>
          <w:szCs w:val="22"/>
          <w:vertAlign w:val="superscript"/>
        </w:rPr>
        <w:t>nd</w:t>
      </w:r>
      <w:r w:rsidR="000C443A" w:rsidRPr="00064B79">
        <w:rPr>
          <w:rFonts w:ascii="Arial" w:hAnsi="Arial" w:cs="Arial"/>
          <w:sz w:val="22"/>
          <w:szCs w:val="22"/>
        </w:rPr>
        <w:t xml:space="preserve"> Party being prohibited from disclosing confidential and proprietary information that is or has been released by the 1</w:t>
      </w:r>
      <w:r w:rsidR="000C443A" w:rsidRPr="00064B79">
        <w:rPr>
          <w:rFonts w:ascii="Arial" w:hAnsi="Arial" w:cs="Arial"/>
          <w:sz w:val="22"/>
          <w:szCs w:val="22"/>
          <w:vertAlign w:val="superscript"/>
        </w:rPr>
        <w:t>st</w:t>
      </w:r>
      <w:r w:rsidR="000C443A" w:rsidRPr="00064B79">
        <w:rPr>
          <w:rFonts w:ascii="Arial" w:hAnsi="Arial" w:cs="Arial"/>
          <w:sz w:val="22"/>
          <w:szCs w:val="22"/>
        </w:rPr>
        <w:t xml:space="preserve"> </w:t>
      </w:r>
      <w:r w:rsidR="00437A59" w:rsidRPr="00064B79">
        <w:rPr>
          <w:rFonts w:ascii="Arial" w:hAnsi="Arial" w:cs="Arial"/>
          <w:sz w:val="22"/>
          <w:szCs w:val="22"/>
        </w:rPr>
        <w:t>Party</w:t>
      </w:r>
      <w:r w:rsidR="000C443A" w:rsidRPr="00064B79">
        <w:rPr>
          <w:rFonts w:ascii="Arial" w:hAnsi="Arial" w:cs="Arial"/>
          <w:sz w:val="22"/>
          <w:szCs w:val="22"/>
        </w:rPr>
        <w:t>.</w:t>
      </w:r>
    </w:p>
    <w:p w14:paraId="26D60CD2" w14:textId="77777777" w:rsidR="00E92C0D" w:rsidRPr="00064B79" w:rsidRDefault="00E92C0D" w:rsidP="00050A25">
      <w:pPr>
        <w:ind w:left="720"/>
        <w:rPr>
          <w:rFonts w:ascii="Arial" w:hAnsi="Arial" w:cs="Arial"/>
          <w:sz w:val="22"/>
          <w:szCs w:val="22"/>
        </w:rPr>
      </w:pPr>
    </w:p>
    <w:p w14:paraId="7CB69493" w14:textId="2C8F5142" w:rsidR="006906C2" w:rsidDel="0051737B" w:rsidRDefault="00000000" w:rsidP="0051737B">
      <w:pPr>
        <w:ind w:left="720"/>
        <w:rPr>
          <w:del w:id="27" w:author="." w:date="2025-09-03T14:29:00Z" w16du:dateUtc="2025-09-03T06:29:00Z"/>
          <w:rFonts w:ascii="Arial" w:hAnsi="Arial" w:cs="Arial"/>
          <w:sz w:val="22"/>
          <w:szCs w:val="22"/>
          <w:lang w:eastAsia="ja-JP"/>
        </w:rPr>
      </w:pPr>
      <w:sdt>
        <w:sdtPr>
          <w:rPr>
            <w:rFonts w:ascii="Arial" w:hAnsi="Arial" w:cs="Arial"/>
            <w:sz w:val="22"/>
            <w:szCs w:val="22"/>
          </w:rPr>
          <w:id w:val="221636232"/>
          <w14:checkbox>
            <w14:checked w14:val="1"/>
            <w14:checkedState w14:val="2612" w14:font="ＭＳ ゴシック"/>
            <w14:uncheckedState w14:val="2610" w14:font="ＭＳ ゴシック"/>
          </w14:checkbox>
        </w:sdtPr>
        <w:sdtContent>
          <w:r w:rsidR="0051737B">
            <w:rPr>
              <w:rFonts w:ascii="ＭＳ ゴシック" w:eastAsia="ＭＳ ゴシック" w:hAnsi="ＭＳ ゴシック" w:cs="Arial" w:hint="eastAsia"/>
              <w:sz w:val="22"/>
              <w:szCs w:val="22"/>
            </w:rPr>
            <w:t>☒</w:t>
          </w:r>
        </w:sdtContent>
      </w:sdt>
      <w:r w:rsidR="00050A25" w:rsidRPr="00064B79">
        <w:rPr>
          <w:rFonts w:ascii="Arial" w:hAnsi="Arial" w:cs="Arial"/>
          <w:sz w:val="22"/>
          <w:szCs w:val="22"/>
        </w:rPr>
        <w:t xml:space="preserve"> - </w:t>
      </w:r>
      <w:r w:rsidR="000C443A" w:rsidRPr="00064B79">
        <w:rPr>
          <w:rFonts w:ascii="Arial" w:hAnsi="Arial" w:cs="Arial"/>
          <w:b/>
          <w:bCs/>
          <w:sz w:val="22"/>
          <w:szCs w:val="22"/>
        </w:rPr>
        <w:t>Mutual</w:t>
      </w:r>
      <w:r w:rsidR="00050A25" w:rsidRPr="00064B79">
        <w:rPr>
          <w:rFonts w:ascii="Arial" w:hAnsi="Arial" w:cs="Arial"/>
          <w:sz w:val="22"/>
          <w:szCs w:val="22"/>
        </w:rPr>
        <w:t xml:space="preserve">. </w:t>
      </w:r>
      <w:r w:rsidR="000C443A" w:rsidRPr="00064B79">
        <w:rPr>
          <w:rFonts w:ascii="Arial" w:hAnsi="Arial" w:cs="Arial"/>
          <w:sz w:val="22"/>
          <w:szCs w:val="22"/>
        </w:rPr>
        <w:t xml:space="preserve">This Agreement shall be </w:t>
      </w:r>
      <w:r w:rsidR="002D4AC6">
        <w:rPr>
          <w:rFonts w:ascii="Arial" w:hAnsi="Arial" w:cs="Arial"/>
          <w:sz w:val="22"/>
          <w:szCs w:val="22"/>
        </w:rPr>
        <w:t>considered mutual. Therefore,</w:t>
      </w:r>
      <w:r w:rsidR="00112501" w:rsidRPr="00064B79">
        <w:rPr>
          <w:rFonts w:ascii="Arial" w:hAnsi="Arial" w:cs="Arial"/>
          <w:sz w:val="22"/>
          <w:szCs w:val="22"/>
        </w:rPr>
        <w:t xml:space="preserve"> </w:t>
      </w:r>
      <w:r w:rsidR="002D4AC6">
        <w:rPr>
          <w:rFonts w:ascii="Arial" w:hAnsi="Arial" w:cs="Arial"/>
          <w:sz w:val="22"/>
          <w:szCs w:val="22"/>
        </w:rPr>
        <w:t>both</w:t>
      </w:r>
      <w:r w:rsidR="000C443A" w:rsidRPr="00064B79">
        <w:rPr>
          <w:rFonts w:ascii="Arial" w:hAnsi="Arial" w:cs="Arial"/>
          <w:sz w:val="22"/>
          <w:szCs w:val="22"/>
        </w:rPr>
        <w:t xml:space="preserve"> Parties shall be prohibited from disclosing confidential and proprietary information that is or </w:t>
      </w:r>
      <w:ins w:id="28" w:author="." w:date="2025-09-03T14:29:00Z" w16du:dateUtc="2025-09-03T06:29:00Z">
        <w:r w:rsidR="0051737B" w:rsidRPr="0051737B">
          <w:rPr>
            <w:rFonts w:ascii="Arial" w:hAnsi="Arial" w:cs="Arial"/>
            <w:sz w:val="22"/>
            <w:szCs w:val="22"/>
          </w:rPr>
          <w:t>has been shared mutually. Both Parties shall protect each other's Confidential Information, and each Party retains ownership of its own Confidential Information.</w:t>
        </w:r>
      </w:ins>
      <w:del w:id="29" w:author="." w:date="2025-09-03T14:29:00Z" w16du:dateUtc="2025-09-03T06:29:00Z">
        <w:r w:rsidR="000C443A" w:rsidRPr="00064B79" w:rsidDel="0051737B">
          <w:rPr>
            <w:rFonts w:ascii="Arial" w:hAnsi="Arial" w:cs="Arial"/>
            <w:sz w:val="22"/>
            <w:szCs w:val="22"/>
          </w:rPr>
          <w:delText>has been shared betwe</w:delText>
        </w:r>
        <w:r w:rsidR="00437A59" w:rsidRPr="00064B79" w:rsidDel="0051737B">
          <w:rPr>
            <w:rFonts w:ascii="Arial" w:hAnsi="Arial" w:cs="Arial"/>
            <w:sz w:val="22"/>
            <w:szCs w:val="22"/>
          </w:rPr>
          <w:delText>en one another</w:delText>
        </w:r>
        <w:r w:rsidR="000C443A" w:rsidRPr="00064B79" w:rsidDel="0051737B">
          <w:rPr>
            <w:rFonts w:ascii="Arial" w:hAnsi="Arial" w:cs="Arial"/>
            <w:sz w:val="22"/>
            <w:szCs w:val="22"/>
          </w:rPr>
          <w:delText>.</w:delText>
        </w:r>
      </w:del>
    </w:p>
    <w:p w14:paraId="15228C9E" w14:textId="77777777" w:rsidR="0051737B" w:rsidRPr="00064B79" w:rsidRDefault="0051737B" w:rsidP="00050A25">
      <w:pPr>
        <w:ind w:left="720"/>
        <w:rPr>
          <w:ins w:id="30" w:author="." w:date="2025-09-03T14:29:00Z" w16du:dateUtc="2025-09-03T06:29:00Z"/>
          <w:rFonts w:ascii="Arial" w:hAnsi="Arial" w:cs="Arial" w:hint="eastAsia"/>
          <w:sz w:val="22"/>
          <w:szCs w:val="22"/>
        </w:rPr>
      </w:pPr>
    </w:p>
    <w:p w14:paraId="036EC5C4" w14:textId="77777777" w:rsidR="001829B6" w:rsidRPr="00064B79" w:rsidRDefault="001829B6" w:rsidP="0051737B">
      <w:pPr>
        <w:ind w:left="720"/>
        <w:rPr>
          <w:rFonts w:ascii="Arial" w:hAnsi="Arial" w:cs="Arial"/>
          <w:sz w:val="22"/>
          <w:szCs w:val="22"/>
        </w:rPr>
      </w:pPr>
    </w:p>
    <w:p w14:paraId="4BA59524" w14:textId="1BC729BE" w:rsidR="001829B6" w:rsidRDefault="000C443A" w:rsidP="00112501">
      <w:pPr>
        <w:pStyle w:val="a3"/>
        <w:numPr>
          <w:ilvl w:val="0"/>
          <w:numId w:val="2"/>
        </w:numPr>
        <w:rPr>
          <w:rFonts w:ascii="Arial" w:hAnsi="Arial" w:cs="Arial"/>
          <w:sz w:val="22"/>
          <w:szCs w:val="22"/>
        </w:rPr>
      </w:pPr>
      <w:r w:rsidRPr="00064B79">
        <w:rPr>
          <w:rFonts w:ascii="Arial" w:hAnsi="Arial" w:cs="Arial"/>
          <w:b/>
          <w:sz w:val="22"/>
          <w:szCs w:val="22"/>
        </w:rPr>
        <w:t>PURPOSE</w:t>
      </w:r>
      <w:r w:rsidRPr="00064B79">
        <w:rPr>
          <w:rFonts w:ascii="Arial" w:hAnsi="Arial" w:cs="Arial"/>
          <w:sz w:val="22"/>
          <w:szCs w:val="22"/>
        </w:rPr>
        <w:t xml:space="preserve">. </w:t>
      </w:r>
      <w:r w:rsidR="00E671E8">
        <w:rPr>
          <w:rFonts w:ascii="Arial" w:hAnsi="Arial" w:cs="Arial"/>
          <w:sz w:val="22"/>
          <w:szCs w:val="22"/>
        </w:rPr>
        <w:t>The purpose of this Agreement is for: (check one)</w:t>
      </w:r>
    </w:p>
    <w:p w14:paraId="429928A7" w14:textId="77777777" w:rsidR="00E671E8" w:rsidRDefault="00E671E8" w:rsidP="00E671E8">
      <w:pPr>
        <w:pStyle w:val="a3"/>
        <w:ind w:left="360"/>
        <w:rPr>
          <w:rFonts w:ascii="Arial" w:hAnsi="Arial" w:cs="Arial"/>
          <w:sz w:val="22"/>
          <w:szCs w:val="22"/>
        </w:rPr>
      </w:pPr>
    </w:p>
    <w:p w14:paraId="2C8CDD98" w14:textId="38BDB1D5" w:rsidR="00E671E8" w:rsidRDefault="00000000" w:rsidP="00E671E8">
      <w:pPr>
        <w:ind w:left="720"/>
        <w:rPr>
          <w:rFonts w:ascii="Arial" w:hAnsi="Arial" w:cs="Arial"/>
          <w:sz w:val="22"/>
          <w:szCs w:val="22"/>
        </w:rPr>
      </w:pPr>
      <w:sdt>
        <w:sdtPr>
          <w:rPr>
            <w:rFonts w:ascii="Segoe UI Symbol" w:eastAsia="ＭＳ ゴシック" w:hAnsi="Segoe UI Symbol" w:cs="Segoe UI Symbol"/>
            <w:sz w:val="22"/>
            <w:szCs w:val="22"/>
          </w:rPr>
          <w:id w:val="437418832"/>
          <w14:checkbox>
            <w14:checked w14:val="0"/>
            <w14:checkedState w14:val="2612" w14:font="ＭＳ ゴシック"/>
            <w14:uncheckedState w14:val="2610" w14:font="ＭＳ ゴシック"/>
          </w14:checkbox>
        </w:sdtPr>
        <w:sdtContent>
          <w:r w:rsidR="00E671E8" w:rsidRPr="00E671E8">
            <w:rPr>
              <w:rFonts w:ascii="Segoe UI Symbol" w:eastAsia="ＭＳ ゴシック" w:hAnsi="Segoe UI Symbol" w:cs="Segoe UI Symbol"/>
              <w:sz w:val="22"/>
              <w:szCs w:val="22"/>
            </w:rPr>
            <w:t>☐</w:t>
          </w:r>
        </w:sdtContent>
      </w:sdt>
      <w:r w:rsidR="00E671E8" w:rsidRPr="00E671E8">
        <w:rPr>
          <w:rFonts w:ascii="Arial" w:hAnsi="Arial" w:cs="Arial"/>
          <w:sz w:val="22"/>
          <w:szCs w:val="22"/>
        </w:rPr>
        <w:t xml:space="preserve"> - </w:t>
      </w:r>
      <w:r w:rsidR="00E671E8">
        <w:rPr>
          <w:rFonts w:ascii="Arial" w:hAnsi="Arial" w:cs="Arial"/>
          <w:b/>
          <w:bCs/>
          <w:sz w:val="22"/>
          <w:szCs w:val="22"/>
        </w:rPr>
        <w:t>Employment</w:t>
      </w:r>
    </w:p>
    <w:p w14:paraId="74E554B0" w14:textId="14B420A0" w:rsidR="00E671E8" w:rsidRDefault="00000000" w:rsidP="00E671E8">
      <w:pPr>
        <w:ind w:left="720"/>
        <w:rPr>
          <w:rFonts w:ascii="Arial" w:hAnsi="Arial" w:cs="Arial"/>
          <w:sz w:val="22"/>
          <w:szCs w:val="22"/>
        </w:rPr>
      </w:pPr>
      <w:sdt>
        <w:sdtPr>
          <w:rPr>
            <w:rFonts w:ascii="Segoe UI Symbol" w:eastAsia="ＭＳ ゴシック" w:hAnsi="Segoe UI Symbol" w:cs="Segoe UI Symbol"/>
            <w:sz w:val="22"/>
            <w:szCs w:val="22"/>
          </w:rPr>
          <w:id w:val="1939859098"/>
          <w14:checkbox>
            <w14:checked w14:val="1"/>
            <w14:checkedState w14:val="2612" w14:font="ＭＳ ゴシック"/>
            <w14:uncheckedState w14:val="2610" w14:font="ＭＳ ゴシック"/>
          </w14:checkbox>
        </w:sdtPr>
        <w:sdtContent>
          <w:r w:rsidR="00C80640">
            <w:rPr>
              <w:rFonts w:ascii="ＭＳ ゴシック" w:eastAsia="ＭＳ ゴシック" w:hAnsi="ＭＳ ゴシック" w:cs="Segoe UI Symbol" w:hint="eastAsia"/>
              <w:sz w:val="22"/>
              <w:szCs w:val="22"/>
            </w:rPr>
            <w:t>☒</w:t>
          </w:r>
        </w:sdtContent>
      </w:sdt>
      <w:r w:rsidR="00E671E8" w:rsidRPr="00E671E8">
        <w:rPr>
          <w:rFonts w:ascii="Arial" w:hAnsi="Arial" w:cs="Arial"/>
          <w:sz w:val="22"/>
          <w:szCs w:val="22"/>
        </w:rPr>
        <w:t xml:space="preserve"> - </w:t>
      </w:r>
      <w:r w:rsidR="00E671E8">
        <w:rPr>
          <w:rFonts w:ascii="Arial" w:hAnsi="Arial" w:cs="Arial"/>
          <w:b/>
          <w:bCs/>
          <w:sz w:val="22"/>
          <w:szCs w:val="22"/>
        </w:rPr>
        <w:t xml:space="preserve">Contract Work </w:t>
      </w:r>
      <w:r w:rsidR="00E671E8">
        <w:rPr>
          <w:rFonts w:ascii="Arial" w:hAnsi="Arial" w:cs="Arial"/>
          <w:sz w:val="22"/>
          <w:szCs w:val="22"/>
        </w:rPr>
        <w:t>(contractor, consultant, etc.)</w:t>
      </w:r>
    </w:p>
    <w:p w14:paraId="3932DB33" w14:textId="1F65B4DE" w:rsidR="00E671E8" w:rsidRPr="00A006C9" w:rsidRDefault="00000000" w:rsidP="00E671E8">
      <w:pPr>
        <w:ind w:left="720"/>
        <w:rPr>
          <w:rFonts w:ascii="Arial" w:hAnsi="Arial" w:cs="Arial"/>
          <w:b/>
          <w:bCs/>
          <w:sz w:val="22"/>
          <w:szCs w:val="22"/>
        </w:rPr>
      </w:pPr>
      <w:sdt>
        <w:sdtPr>
          <w:rPr>
            <w:rFonts w:ascii="Segoe UI Symbol" w:eastAsia="ＭＳ ゴシック" w:hAnsi="Segoe UI Symbol" w:cs="Segoe UI Symbol"/>
            <w:sz w:val="22"/>
            <w:szCs w:val="22"/>
          </w:rPr>
          <w:id w:val="-568351548"/>
          <w14:checkbox>
            <w14:checked w14:val="0"/>
            <w14:checkedState w14:val="2612" w14:font="ＭＳ ゴシック"/>
            <w14:uncheckedState w14:val="2610" w14:font="ＭＳ ゴシック"/>
          </w14:checkbox>
        </w:sdtPr>
        <w:sdtContent>
          <w:r w:rsidR="00C80640">
            <w:rPr>
              <w:rFonts w:ascii="ＭＳ ゴシック" w:eastAsia="ＭＳ ゴシック" w:hAnsi="ＭＳ ゴシック" w:cs="Segoe UI Symbol" w:hint="eastAsia"/>
              <w:sz w:val="22"/>
              <w:szCs w:val="22"/>
            </w:rPr>
            <w:t>☐</w:t>
          </w:r>
        </w:sdtContent>
      </w:sdt>
      <w:r w:rsidR="00E671E8" w:rsidRPr="00E671E8">
        <w:rPr>
          <w:rFonts w:ascii="Arial" w:hAnsi="Arial" w:cs="Arial"/>
          <w:sz w:val="22"/>
          <w:szCs w:val="22"/>
        </w:rPr>
        <w:t xml:space="preserve"> - </w:t>
      </w:r>
      <w:r w:rsidR="00A006C9" w:rsidRPr="00A006C9">
        <w:rPr>
          <w:rFonts w:ascii="Arial" w:hAnsi="Arial" w:cs="Arial"/>
          <w:b/>
          <w:bCs/>
          <w:sz w:val="22"/>
          <w:szCs w:val="22"/>
        </w:rPr>
        <w:t xml:space="preserve">Business </w:t>
      </w:r>
      <w:r w:rsidR="00E671E8" w:rsidRPr="00A006C9">
        <w:rPr>
          <w:rFonts w:ascii="Arial" w:hAnsi="Arial" w:cs="Arial"/>
          <w:b/>
          <w:bCs/>
          <w:sz w:val="22"/>
          <w:szCs w:val="22"/>
        </w:rPr>
        <w:t>Partnership</w:t>
      </w:r>
    </w:p>
    <w:p w14:paraId="331DD9CD" w14:textId="4506191B" w:rsidR="00E671E8" w:rsidRDefault="00000000" w:rsidP="00E671E8">
      <w:pPr>
        <w:ind w:left="720"/>
        <w:rPr>
          <w:rFonts w:ascii="Arial" w:hAnsi="Arial" w:cs="Arial"/>
          <w:sz w:val="22"/>
          <w:szCs w:val="22"/>
        </w:rPr>
      </w:pPr>
      <w:sdt>
        <w:sdtPr>
          <w:rPr>
            <w:rFonts w:ascii="Segoe UI Symbol" w:eastAsia="ＭＳ ゴシック" w:hAnsi="Segoe UI Symbol" w:cs="Segoe UI Symbol"/>
            <w:sz w:val="22"/>
            <w:szCs w:val="22"/>
          </w:rPr>
          <w:id w:val="272528438"/>
          <w14:checkbox>
            <w14:checked w14:val="0"/>
            <w14:checkedState w14:val="2612" w14:font="ＭＳ ゴシック"/>
            <w14:uncheckedState w14:val="2610" w14:font="ＭＳ ゴシック"/>
          </w14:checkbox>
        </w:sdtPr>
        <w:sdtContent>
          <w:r w:rsidR="00E671E8" w:rsidRPr="00E671E8">
            <w:rPr>
              <w:rFonts w:ascii="Segoe UI Symbol" w:eastAsia="ＭＳ ゴシック" w:hAnsi="Segoe UI Symbol" w:cs="Segoe UI Symbol"/>
              <w:sz w:val="22"/>
              <w:szCs w:val="22"/>
            </w:rPr>
            <w:t>☐</w:t>
          </w:r>
        </w:sdtContent>
      </w:sdt>
      <w:r w:rsidR="00E671E8" w:rsidRPr="00E671E8">
        <w:rPr>
          <w:rFonts w:ascii="Arial" w:hAnsi="Arial" w:cs="Arial"/>
          <w:sz w:val="22"/>
          <w:szCs w:val="22"/>
        </w:rPr>
        <w:t xml:space="preserve"> - </w:t>
      </w:r>
      <w:r w:rsidR="00E671E8">
        <w:rPr>
          <w:rFonts w:ascii="Arial" w:hAnsi="Arial" w:cs="Arial"/>
          <w:b/>
          <w:bCs/>
          <w:sz w:val="22"/>
          <w:szCs w:val="22"/>
        </w:rPr>
        <w:t>Sale of a Business</w:t>
      </w:r>
    </w:p>
    <w:p w14:paraId="65CF5CBB" w14:textId="0A0332A6" w:rsidR="00E671E8" w:rsidRPr="00E671E8" w:rsidRDefault="00000000" w:rsidP="00E671E8">
      <w:pPr>
        <w:ind w:left="720"/>
        <w:rPr>
          <w:rFonts w:ascii="Arial" w:hAnsi="Arial" w:cs="Arial"/>
          <w:sz w:val="22"/>
          <w:szCs w:val="22"/>
          <w:lang w:eastAsia="ja-JP"/>
        </w:rPr>
      </w:pPr>
      <w:sdt>
        <w:sdtPr>
          <w:rPr>
            <w:rFonts w:ascii="Segoe UI Symbol" w:eastAsia="ＭＳ ゴシック" w:hAnsi="Segoe UI Symbol" w:cs="Segoe UI Symbol"/>
            <w:sz w:val="22"/>
            <w:szCs w:val="22"/>
          </w:rPr>
          <w:id w:val="-1794054176"/>
          <w14:checkbox>
            <w14:checked w14:val="0"/>
            <w14:checkedState w14:val="2612" w14:font="ＭＳ ゴシック"/>
            <w14:uncheckedState w14:val="2610" w14:font="ＭＳ ゴシック"/>
          </w14:checkbox>
        </w:sdtPr>
        <w:sdtContent>
          <w:r w:rsidR="00E671E8" w:rsidRPr="00E671E8">
            <w:rPr>
              <w:rFonts w:ascii="Segoe UI Symbol" w:eastAsia="ＭＳ ゴシック" w:hAnsi="Segoe UI Symbol" w:cs="Segoe UI Symbol"/>
              <w:sz w:val="22"/>
              <w:szCs w:val="22"/>
            </w:rPr>
            <w:t>☐</w:t>
          </w:r>
        </w:sdtContent>
      </w:sdt>
      <w:r w:rsidR="00E671E8" w:rsidRPr="00E671E8">
        <w:rPr>
          <w:rFonts w:ascii="Arial" w:hAnsi="Arial" w:cs="Arial"/>
          <w:sz w:val="22"/>
          <w:szCs w:val="22"/>
        </w:rPr>
        <w:t xml:space="preserve"> - </w:t>
      </w:r>
      <w:r w:rsidR="00E671E8">
        <w:rPr>
          <w:rFonts w:ascii="Arial" w:hAnsi="Arial" w:cs="Arial"/>
          <w:b/>
          <w:bCs/>
          <w:sz w:val="22"/>
          <w:szCs w:val="22"/>
        </w:rPr>
        <w:t>Other</w:t>
      </w:r>
      <w:r w:rsidR="00E671E8" w:rsidRPr="00E671E8">
        <w:rPr>
          <w:rFonts w:ascii="Arial" w:hAnsi="Arial" w:cs="Arial"/>
          <w:sz w:val="22"/>
          <w:szCs w:val="22"/>
        </w:rPr>
        <w:t>.</w:t>
      </w:r>
    </w:p>
    <w:p w14:paraId="2A5774F9" w14:textId="77777777" w:rsidR="00112501" w:rsidRPr="00064B79" w:rsidRDefault="00112501" w:rsidP="00437A59">
      <w:pPr>
        <w:pStyle w:val="p2"/>
        <w:rPr>
          <w:rFonts w:ascii="Arial" w:hAnsi="Arial" w:cs="Arial"/>
          <w:b/>
          <w:sz w:val="22"/>
          <w:szCs w:val="22"/>
        </w:rPr>
      </w:pPr>
    </w:p>
    <w:p w14:paraId="4015FAC7" w14:textId="77777777" w:rsidR="0051737B" w:rsidRDefault="000C443A" w:rsidP="0056257E">
      <w:pPr>
        <w:pStyle w:val="p2"/>
        <w:numPr>
          <w:ilvl w:val="0"/>
          <w:numId w:val="2"/>
        </w:numPr>
        <w:rPr>
          <w:ins w:id="31" w:author="." w:date="2025-09-03T14:32:00Z" w16du:dateUtc="2025-09-03T06:32:00Z"/>
          <w:rFonts w:ascii="Arial" w:hAnsi="Arial" w:cs="Arial"/>
          <w:sz w:val="22"/>
          <w:szCs w:val="22"/>
        </w:rPr>
      </w:pPr>
      <w:r w:rsidRPr="00064B79">
        <w:rPr>
          <w:rFonts w:ascii="Arial" w:hAnsi="Arial" w:cs="Arial"/>
          <w:b/>
          <w:sz w:val="22"/>
          <w:szCs w:val="22"/>
        </w:rPr>
        <w:t>CONFIDENTIAL INFORMATION</w:t>
      </w:r>
      <w:r w:rsidR="00284244" w:rsidRPr="00064B79">
        <w:rPr>
          <w:rFonts w:ascii="Arial" w:hAnsi="Arial" w:cs="Arial"/>
          <w:sz w:val="22"/>
          <w:szCs w:val="22"/>
        </w:rPr>
        <w:t xml:space="preserve">. </w:t>
      </w:r>
      <w:ins w:id="32" w:author="." w:date="2025-09-03T14:32:00Z" w16du:dateUtc="2025-09-03T06:32:00Z">
        <w:r w:rsidR="0051737B" w:rsidRPr="0051737B">
          <w:rPr>
            <w:rFonts w:ascii="Arial" w:hAnsi="Arial" w:cs="Arial"/>
            <w:sz w:val="22"/>
            <w:szCs w:val="22"/>
          </w:rPr>
          <w:t xml:space="preserve">For the purposes of this Agreement, "Confidential Information" means only such information that meets the following </w:t>
        </w:r>
        <w:proofErr w:type="spellStart"/>
        <w:r w:rsidR="0051737B" w:rsidRPr="0051737B">
          <w:rPr>
            <w:rFonts w:ascii="Arial" w:hAnsi="Arial" w:cs="Arial"/>
            <w:sz w:val="22"/>
            <w:szCs w:val="22"/>
          </w:rPr>
          <w:t>requirements</w:t>
        </w:r>
        <w:proofErr w:type="spellEnd"/>
      </w:ins>
    </w:p>
    <w:p w14:paraId="0CB50057" w14:textId="77777777" w:rsidR="0051737B" w:rsidRDefault="0051737B" w:rsidP="0051737B">
      <w:pPr>
        <w:pStyle w:val="p2"/>
        <w:ind w:left="360"/>
        <w:rPr>
          <w:ins w:id="33" w:author="." w:date="2025-09-03T14:32:00Z" w16du:dateUtc="2025-09-03T06:32:00Z"/>
          <w:rFonts w:ascii="Arial" w:hAnsi="Arial" w:cs="Arial"/>
          <w:b/>
          <w:sz w:val="22"/>
          <w:szCs w:val="22"/>
          <w:lang w:eastAsia="ja-JP"/>
        </w:rPr>
      </w:pPr>
    </w:p>
    <w:p w14:paraId="746FF778" w14:textId="697769F2" w:rsidR="0051737B" w:rsidRDefault="0051737B" w:rsidP="0051737B">
      <w:pPr>
        <w:pStyle w:val="p2"/>
        <w:numPr>
          <w:ilvl w:val="0"/>
          <w:numId w:val="5"/>
        </w:numPr>
        <w:rPr>
          <w:ins w:id="34" w:author="." w:date="2025-09-03T14:32:00Z" w16du:dateUtc="2025-09-03T06:32:00Z"/>
          <w:rFonts w:ascii="Arial" w:hAnsi="Arial" w:cs="Arial"/>
          <w:sz w:val="22"/>
          <w:szCs w:val="22"/>
        </w:rPr>
        <w:pPrChange w:id="35" w:author="." w:date="2025-09-03T14:32:00Z" w16du:dateUtc="2025-09-03T06:32:00Z">
          <w:pPr>
            <w:pStyle w:val="p2"/>
            <w:ind w:left="360"/>
          </w:pPr>
        </w:pPrChange>
      </w:pPr>
      <w:ins w:id="36" w:author="." w:date="2025-09-03T14:32:00Z" w16du:dateUtc="2025-09-03T06:32:00Z">
        <w:r w:rsidRPr="0051737B">
          <w:rPr>
            <w:rFonts w:ascii="Arial" w:hAnsi="Arial" w:cs="Arial"/>
            <w:sz w:val="22"/>
            <w:szCs w:val="22"/>
          </w:rPr>
          <w:t>For written or other tangible materials:</w:t>
        </w:r>
        <w:r w:rsidRPr="0051737B">
          <w:t xml:space="preserve"> </w:t>
        </w:r>
        <w:r w:rsidRPr="0051737B">
          <w:rPr>
            <w:rFonts w:ascii="Arial" w:hAnsi="Arial" w:cs="Arial"/>
            <w:sz w:val="22"/>
            <w:szCs w:val="22"/>
          </w:rPr>
          <w:t>Only information that is clearly marked "CONFIDENTIAL" (or equivalent) at the time of disclosure shall be considered confidential information.</w:t>
        </w:r>
      </w:ins>
    </w:p>
    <w:p w14:paraId="00D570CF" w14:textId="77777777" w:rsidR="0051737B" w:rsidRPr="0051737B" w:rsidRDefault="0051737B" w:rsidP="0051737B">
      <w:pPr>
        <w:pStyle w:val="p2"/>
        <w:numPr>
          <w:ilvl w:val="0"/>
          <w:numId w:val="5"/>
        </w:numPr>
        <w:rPr>
          <w:ins w:id="37" w:author="." w:date="2025-09-03T14:34:00Z" w16du:dateUtc="2025-09-03T06:34:00Z"/>
          <w:rFonts w:ascii="Arial" w:hAnsi="Arial" w:cs="Arial"/>
          <w:sz w:val="22"/>
          <w:szCs w:val="22"/>
          <w:rPrChange w:id="38" w:author="." w:date="2025-09-03T14:34:00Z" w16du:dateUtc="2025-09-03T06:34:00Z">
            <w:rPr>
              <w:ins w:id="39" w:author="." w:date="2025-09-03T14:34:00Z" w16du:dateUtc="2025-09-03T06:34:00Z"/>
              <w:rFonts w:ascii="ＭＳ ゴシック" w:eastAsia="ＭＳ ゴシック" w:hAnsi="ＭＳ ゴシック" w:cs="ＭＳ ゴシック"/>
              <w:sz w:val="22"/>
              <w:szCs w:val="22"/>
              <w:lang w:eastAsia="ja-JP"/>
            </w:rPr>
          </w:rPrChange>
        </w:rPr>
      </w:pPr>
      <w:ins w:id="40" w:author="." w:date="2025-09-03T14:33:00Z" w16du:dateUtc="2025-09-03T06:33:00Z">
        <w:r w:rsidRPr="0051737B">
          <w:rPr>
            <w:rFonts w:ascii="Arial" w:hAnsi="Arial" w:cs="Arial"/>
            <w:sz w:val="22"/>
            <w:szCs w:val="22"/>
          </w:rPr>
          <w:t>For oral or visual disclosure</w:t>
        </w:r>
        <w:r>
          <w:rPr>
            <w:rFonts w:ascii="ＭＳ ゴシック" w:eastAsia="ＭＳ ゴシック" w:hAnsi="ＭＳ ゴシック" w:cs="ＭＳ ゴシック"/>
            <w:sz w:val="22"/>
            <w:szCs w:val="22"/>
            <w:lang w:eastAsia="ja-JP"/>
          </w:rPr>
          <w:t>:</w:t>
        </w:r>
        <w:r w:rsidRPr="0051737B">
          <w:t xml:space="preserve"> </w:t>
        </w:r>
        <w:r w:rsidRPr="0051737B">
          <w:rPr>
            <w:rFonts w:ascii="Arial" w:eastAsia="ＭＳ ゴシック" w:hAnsi="Arial" w:cs="Arial"/>
            <w:sz w:val="22"/>
            <w:szCs w:val="22"/>
            <w:lang w:eastAsia="ja-JP"/>
            <w:rPrChange w:id="41" w:author="." w:date="2025-09-03T14:33:00Z" w16du:dateUtc="2025-09-03T06:33:00Z">
              <w:rPr>
                <w:rFonts w:ascii="ＭＳ ゴシック" w:eastAsia="ＭＳ ゴシック" w:hAnsi="ＭＳ ゴシック" w:cs="ＭＳ ゴシック"/>
                <w:sz w:val="22"/>
                <w:szCs w:val="22"/>
                <w:lang w:eastAsia="ja-JP"/>
              </w:rPr>
            </w:rPrChange>
          </w:rPr>
          <w:t>Information disclosed orally or visually must be identified as confidential at the time of disclosure and confirmed in a written notice clearly marked "CONFIDENTIAL" within ten (10) business days after the initial disclosure, or it shall not be treated as confidential information</w:t>
        </w:r>
      </w:ins>
    </w:p>
    <w:p w14:paraId="0B0C3B43" w14:textId="77777777" w:rsidR="0051737B" w:rsidRDefault="0051737B" w:rsidP="0051737B">
      <w:pPr>
        <w:pStyle w:val="p2"/>
        <w:ind w:left="720"/>
        <w:rPr>
          <w:ins w:id="42" w:author="." w:date="2025-09-03T14:34:00Z" w16du:dateUtc="2025-09-03T06:34:00Z"/>
          <w:rFonts w:ascii="Arial" w:hAnsi="Arial" w:cs="Arial"/>
          <w:sz w:val="22"/>
          <w:szCs w:val="22"/>
        </w:rPr>
      </w:pPr>
    </w:p>
    <w:p w14:paraId="4F638660" w14:textId="77777777" w:rsidR="0051737B" w:rsidRDefault="0051737B" w:rsidP="0051737B">
      <w:pPr>
        <w:pStyle w:val="p2"/>
        <w:ind w:left="720"/>
        <w:rPr>
          <w:ins w:id="43" w:author="." w:date="2025-09-03T14:34:00Z" w16du:dateUtc="2025-09-03T06:34:00Z"/>
          <w:rFonts w:ascii="Arial" w:hAnsi="Arial" w:cs="Arial"/>
          <w:sz w:val="22"/>
          <w:szCs w:val="22"/>
          <w:lang w:eastAsia="ja-JP"/>
        </w:rPr>
      </w:pPr>
      <w:ins w:id="44" w:author="." w:date="2025-09-03T14:34:00Z" w16du:dateUtc="2025-09-03T06:34:00Z">
        <w:r w:rsidRPr="0051737B">
          <w:rPr>
            <w:rFonts w:ascii="Arial" w:hAnsi="Arial" w:cs="Arial"/>
            <w:sz w:val="22"/>
            <w:szCs w:val="22"/>
            <w:lang w:eastAsia="ja-JP"/>
          </w:rPr>
          <w:t>Confidential Information may include, by way of example and without limitation, the following, provided they meet the above requirements (a) or (b):</w:t>
        </w:r>
      </w:ins>
    </w:p>
    <w:p w14:paraId="270FD0C2" w14:textId="77777777" w:rsidR="0051737B" w:rsidRDefault="0051737B" w:rsidP="0051737B">
      <w:pPr>
        <w:pStyle w:val="p2"/>
        <w:ind w:left="720"/>
        <w:rPr>
          <w:ins w:id="45" w:author="." w:date="2025-09-03T14:34:00Z" w16du:dateUtc="2025-09-03T06:34:00Z"/>
          <w:rFonts w:ascii="Arial" w:hAnsi="Arial" w:cs="Arial"/>
          <w:sz w:val="22"/>
          <w:szCs w:val="22"/>
          <w:lang w:eastAsia="ja-JP"/>
        </w:rPr>
      </w:pPr>
      <w:ins w:id="46" w:author="." w:date="2025-09-03T14:34:00Z" w16du:dateUtc="2025-09-03T06:34:00Z">
        <w:r w:rsidRPr="0051737B">
          <w:rPr>
            <w:rFonts w:ascii="Arial" w:hAnsi="Arial" w:cs="Arial"/>
            <w:sz w:val="22"/>
            <w:szCs w:val="22"/>
            <w:lang w:eastAsia="ja-JP"/>
          </w:rPr>
          <w:lastRenderedPageBreak/>
          <w:t xml:space="preserve"> - Documents, records, information and data (whether oral, electronic, or written) specifically related to the proprietary business operations of a Party or this specific project</w:t>
        </w:r>
      </w:ins>
    </w:p>
    <w:p w14:paraId="41755CB8" w14:textId="77777777" w:rsidR="0051737B" w:rsidRDefault="0051737B" w:rsidP="0051737B">
      <w:pPr>
        <w:pStyle w:val="p2"/>
        <w:ind w:left="720"/>
        <w:rPr>
          <w:ins w:id="47" w:author="." w:date="2025-09-03T14:34:00Z" w16du:dateUtc="2025-09-03T06:34:00Z"/>
          <w:rFonts w:ascii="Arial" w:hAnsi="Arial" w:cs="Arial"/>
          <w:sz w:val="22"/>
          <w:szCs w:val="22"/>
          <w:lang w:eastAsia="ja-JP"/>
        </w:rPr>
      </w:pPr>
    </w:p>
    <w:p w14:paraId="568115C0" w14:textId="77777777" w:rsidR="0051737B" w:rsidRDefault="0051737B" w:rsidP="0051737B">
      <w:pPr>
        <w:pStyle w:val="p2"/>
        <w:ind w:left="720"/>
        <w:rPr>
          <w:ins w:id="48" w:author="." w:date="2025-09-03T14:35:00Z" w16du:dateUtc="2025-09-03T06:35:00Z"/>
          <w:rFonts w:ascii="Arial" w:hAnsi="Arial" w:cs="Arial"/>
          <w:sz w:val="22"/>
          <w:szCs w:val="22"/>
          <w:lang w:eastAsia="ja-JP"/>
        </w:rPr>
      </w:pPr>
      <w:ins w:id="49" w:author="." w:date="2025-09-03T14:34:00Z" w16du:dateUtc="2025-09-03T06:34:00Z">
        <w:r w:rsidRPr="0051737B">
          <w:rPr>
            <w:rFonts w:ascii="Arial" w:hAnsi="Arial" w:cs="Arial"/>
            <w:sz w:val="22"/>
            <w:szCs w:val="22"/>
            <w:lang w:eastAsia="ja-JP"/>
          </w:rPr>
          <w:t xml:space="preserve"> - Drawings, models, devices, sketches, designs, schedules, product plans, marketing plans</w:t>
        </w:r>
      </w:ins>
    </w:p>
    <w:p w14:paraId="75FEC946" w14:textId="77777777" w:rsidR="0051737B" w:rsidRDefault="0051737B" w:rsidP="0051737B">
      <w:pPr>
        <w:pStyle w:val="p2"/>
        <w:ind w:left="720"/>
        <w:rPr>
          <w:ins w:id="50" w:author="." w:date="2025-09-03T14:35:00Z" w16du:dateUtc="2025-09-03T06:35:00Z"/>
          <w:rFonts w:ascii="Arial" w:hAnsi="Arial" w:cs="Arial"/>
          <w:sz w:val="22"/>
          <w:szCs w:val="22"/>
          <w:lang w:eastAsia="ja-JP"/>
        </w:rPr>
      </w:pPr>
    </w:p>
    <w:p w14:paraId="171289A5" w14:textId="77777777" w:rsidR="0051737B" w:rsidRDefault="0051737B" w:rsidP="0051737B">
      <w:pPr>
        <w:pStyle w:val="p2"/>
        <w:ind w:left="720"/>
        <w:rPr>
          <w:ins w:id="51" w:author="." w:date="2025-09-03T14:35:00Z" w16du:dateUtc="2025-09-03T06:35:00Z"/>
          <w:rFonts w:ascii="Arial" w:hAnsi="Arial" w:cs="Arial"/>
          <w:sz w:val="22"/>
          <w:szCs w:val="22"/>
          <w:lang w:eastAsia="ja-JP"/>
        </w:rPr>
      </w:pPr>
      <w:ins w:id="52" w:author="." w:date="2025-09-03T14:34:00Z" w16du:dateUtc="2025-09-03T06:34:00Z">
        <w:r w:rsidRPr="0051737B">
          <w:rPr>
            <w:rFonts w:ascii="Arial" w:hAnsi="Arial" w:cs="Arial"/>
            <w:sz w:val="22"/>
            <w:szCs w:val="22"/>
            <w:lang w:eastAsia="ja-JP"/>
          </w:rPr>
          <w:t xml:space="preserve"> - Analyses, compilations, research, software, prototypes, samples, patent applications, experimental results, specifications</w:t>
        </w:r>
      </w:ins>
    </w:p>
    <w:p w14:paraId="60F3DFFE" w14:textId="77777777" w:rsidR="0051737B" w:rsidRDefault="0051737B" w:rsidP="0051737B">
      <w:pPr>
        <w:pStyle w:val="p2"/>
        <w:ind w:left="720"/>
        <w:rPr>
          <w:ins w:id="53" w:author="." w:date="2025-09-03T14:35:00Z" w16du:dateUtc="2025-09-03T06:35:00Z"/>
          <w:rFonts w:ascii="Arial" w:hAnsi="Arial" w:cs="Arial"/>
          <w:sz w:val="22"/>
          <w:szCs w:val="22"/>
          <w:lang w:eastAsia="ja-JP"/>
        </w:rPr>
      </w:pPr>
    </w:p>
    <w:p w14:paraId="782F47B3" w14:textId="04E078E8" w:rsidR="00112501" w:rsidRPr="00064B79" w:rsidRDefault="0051737B" w:rsidP="0051737B">
      <w:pPr>
        <w:pStyle w:val="p2"/>
        <w:ind w:left="720"/>
        <w:rPr>
          <w:rFonts w:ascii="Arial" w:hAnsi="Arial" w:cs="Arial"/>
          <w:sz w:val="22"/>
          <w:szCs w:val="22"/>
          <w:lang w:eastAsia="ja-JP"/>
        </w:rPr>
        <w:pPrChange w:id="54" w:author="." w:date="2025-09-03T14:34:00Z" w16du:dateUtc="2025-09-03T06:34:00Z">
          <w:pPr>
            <w:pStyle w:val="p2"/>
            <w:numPr>
              <w:numId w:val="2"/>
            </w:numPr>
            <w:ind w:left="360" w:hanging="360"/>
          </w:pPr>
        </w:pPrChange>
      </w:pPr>
      <w:ins w:id="55" w:author="." w:date="2025-09-03T14:34:00Z" w16du:dateUtc="2025-09-03T06:34:00Z">
        <w:r w:rsidRPr="0051737B">
          <w:rPr>
            <w:rFonts w:ascii="Arial" w:hAnsi="Arial" w:cs="Arial"/>
            <w:sz w:val="22"/>
            <w:szCs w:val="22"/>
            <w:lang w:eastAsia="ja-JP"/>
          </w:rPr>
          <w:t xml:space="preserve"> - Other business information provided to the other Party and/or the other Party's </w:t>
        </w:r>
        <w:proofErr w:type="spellStart"/>
        <w:r>
          <w:rPr>
            <w:rFonts w:ascii="Arial" w:hAnsi="Arial" w:cs="Arial"/>
            <w:sz w:val="22"/>
            <w:szCs w:val="22"/>
            <w:lang w:eastAsia="ja-JP"/>
          </w:rPr>
          <w:t>affiliate</w:t>
        </w:r>
        <w:r w:rsidRPr="0051737B">
          <w:rPr>
            <w:rFonts w:ascii="Arial" w:hAnsi="Arial" w:cs="Arial"/>
            <w:sz w:val="22"/>
            <w:szCs w:val="22"/>
            <w:lang w:eastAsia="ja-JP"/>
          </w:rPr>
          <w:t>es</w:t>
        </w:r>
        <w:proofErr w:type="spellEnd"/>
        <w:r w:rsidRPr="0051737B">
          <w:rPr>
            <w:rFonts w:ascii="Arial" w:hAnsi="Arial" w:cs="Arial"/>
            <w:sz w:val="22"/>
            <w:szCs w:val="22"/>
            <w:lang w:eastAsia="ja-JP"/>
          </w:rPr>
          <w:t>, employees, officers, owners, agents, consultants, or representatives in the course of the work contemplated by this Agreement</w:t>
        </w:r>
      </w:ins>
      <w:del w:id="56" w:author="." w:date="2025-09-03T14:35:00Z" w16du:dateUtc="2025-09-03T06:35:00Z">
        <w:r w:rsidR="00284244" w:rsidRPr="00064B79" w:rsidDel="0051737B">
          <w:rPr>
            <w:rFonts w:ascii="Arial" w:hAnsi="Arial" w:cs="Arial" w:hint="eastAsia"/>
            <w:sz w:val="22"/>
            <w:szCs w:val="22"/>
            <w:lang w:eastAsia="ja-JP"/>
          </w:rPr>
          <w:delText>F</w:delText>
        </w:r>
        <w:r w:rsidR="00284244" w:rsidRPr="00064B79" w:rsidDel="0051737B">
          <w:rPr>
            <w:rFonts w:ascii="Arial" w:hAnsi="Arial" w:cs="Arial"/>
            <w:sz w:val="22"/>
            <w:szCs w:val="22"/>
          </w:rPr>
          <w:delText>or the purposes of this Agreement, the term “Confidential Information</w:delText>
        </w:r>
        <w:r w:rsidR="00437A59" w:rsidRPr="00064B79" w:rsidDel="0051737B">
          <w:rPr>
            <w:rFonts w:ascii="Arial" w:hAnsi="Arial" w:cs="Arial"/>
            <w:sz w:val="22"/>
            <w:szCs w:val="22"/>
          </w:rPr>
          <w:delText>” shall include, but not be limited to</w:delText>
        </w:r>
        <w:r w:rsidR="00F50ED2" w:rsidRPr="00064B79" w:rsidDel="0051737B">
          <w:rPr>
            <w:rFonts w:ascii="Arial" w:hAnsi="Arial" w:cs="Arial"/>
            <w:sz w:val="22"/>
            <w:szCs w:val="22"/>
          </w:rPr>
          <w:delText>,</w:delText>
        </w:r>
        <w:r w:rsidR="00437A59" w:rsidRPr="00064B79" w:rsidDel="0051737B">
          <w:rPr>
            <w:rFonts w:ascii="Arial" w:hAnsi="Arial" w:cs="Arial"/>
            <w:sz w:val="22"/>
            <w:szCs w:val="22"/>
          </w:rPr>
          <w:delText xml:space="preserve"> documents, records, information and data (whether verbal, electronic or written), drawings, models, apparatus, sketches, designs, schedules, product plans, marketing plans, technical procedures, manufacturing processes, analyses, compilations, studies, software, prototypes, samples, formulas, methodologies, formulations, </w:delText>
        </w:r>
        <w:r w:rsidR="008D52CA" w:rsidRPr="00064B79" w:rsidDel="0051737B">
          <w:rPr>
            <w:rFonts w:ascii="Arial" w:hAnsi="Arial" w:cs="Arial"/>
            <w:sz w:val="22"/>
            <w:szCs w:val="22"/>
          </w:rPr>
          <w:delText xml:space="preserve">product developments, </w:delText>
        </w:r>
        <w:r w:rsidR="00437A59" w:rsidRPr="00064B79" w:rsidDel="0051737B">
          <w:rPr>
            <w:rFonts w:ascii="Arial" w:hAnsi="Arial" w:cs="Arial"/>
            <w:sz w:val="22"/>
            <w:szCs w:val="22"/>
          </w:rPr>
          <w:delText xml:space="preserve">patent applications, know-how, experimental results, specifications and other business information, relating to </w:delText>
        </w:r>
        <w:r w:rsidR="008D52CA" w:rsidRPr="00064B79" w:rsidDel="0051737B">
          <w:rPr>
            <w:rFonts w:ascii="Arial" w:hAnsi="Arial" w:cs="Arial"/>
            <w:sz w:val="22"/>
            <w:szCs w:val="22"/>
          </w:rPr>
          <w:delText>the Party’s</w:delText>
        </w:r>
        <w:r w:rsidR="00437A59" w:rsidRPr="00064B79" w:rsidDel="0051737B">
          <w:rPr>
            <w:rFonts w:ascii="Arial" w:hAnsi="Arial" w:cs="Arial"/>
            <w:sz w:val="22"/>
            <w:szCs w:val="22"/>
          </w:rPr>
          <w:delText xml:space="preserve"> business, assets, operations or contracts, furnished to </w:delText>
        </w:r>
        <w:r w:rsidR="008D52CA" w:rsidRPr="00064B79" w:rsidDel="0051737B">
          <w:rPr>
            <w:rFonts w:ascii="Arial" w:hAnsi="Arial" w:cs="Arial"/>
            <w:sz w:val="22"/>
            <w:szCs w:val="22"/>
          </w:rPr>
          <w:delText>the other Party</w:delText>
        </w:r>
        <w:r w:rsidR="00437A59" w:rsidRPr="00064B79" w:rsidDel="0051737B">
          <w:rPr>
            <w:rFonts w:ascii="Arial" w:hAnsi="Arial" w:cs="Arial"/>
            <w:sz w:val="22"/>
            <w:szCs w:val="22"/>
          </w:rPr>
          <w:delText xml:space="preserve"> and/or </w:delText>
        </w:r>
        <w:r w:rsidR="008D52CA" w:rsidRPr="00064B79" w:rsidDel="0051737B">
          <w:rPr>
            <w:rFonts w:ascii="Arial" w:hAnsi="Arial" w:cs="Arial"/>
            <w:sz w:val="22"/>
            <w:szCs w:val="22"/>
          </w:rPr>
          <w:delText>the other Party’s</w:delText>
        </w:r>
        <w:r w:rsidR="00437A59" w:rsidRPr="00064B79" w:rsidDel="0051737B">
          <w:rPr>
            <w:rFonts w:ascii="Arial" w:hAnsi="Arial" w:cs="Arial"/>
            <w:sz w:val="22"/>
            <w:szCs w:val="22"/>
          </w:rPr>
          <w:delText xml:space="preserve"> affiliates, employees, officers, owners, agents, consultants or representatives, in the course of their work contemplated in this Agreement, regardless of whether such Confidential Information has been expressly designated as confidential or proprietary. Confidential Information also includes any and all work </w:delText>
        </w:r>
        <w:r w:rsidR="008D52CA" w:rsidRPr="00064B79" w:rsidDel="0051737B">
          <w:rPr>
            <w:rFonts w:ascii="Arial" w:hAnsi="Arial" w:cs="Arial"/>
            <w:sz w:val="22"/>
            <w:szCs w:val="22"/>
          </w:rPr>
          <w:delText xml:space="preserve">products, studies, and other </w:delText>
        </w:r>
        <w:r w:rsidR="00437A59" w:rsidRPr="00064B79" w:rsidDel="0051737B">
          <w:rPr>
            <w:rFonts w:ascii="Arial" w:hAnsi="Arial" w:cs="Arial"/>
            <w:sz w:val="22"/>
            <w:szCs w:val="22"/>
          </w:rPr>
          <w:delText xml:space="preserve">material prepared by or in the possession or control of the </w:delText>
        </w:r>
        <w:r w:rsidR="008D52CA" w:rsidRPr="00064B79" w:rsidDel="0051737B">
          <w:rPr>
            <w:rFonts w:ascii="Arial" w:hAnsi="Arial" w:cs="Arial"/>
            <w:sz w:val="22"/>
            <w:szCs w:val="22"/>
          </w:rPr>
          <w:delText>other Party</w:delText>
        </w:r>
        <w:r w:rsidR="00437A59" w:rsidRPr="00064B79" w:rsidDel="0051737B">
          <w:rPr>
            <w:rFonts w:ascii="Arial" w:hAnsi="Arial" w:cs="Arial"/>
            <w:sz w:val="22"/>
            <w:szCs w:val="22"/>
          </w:rPr>
          <w:delText>, which contain, include, refer to, or otherwise reflect or are generated from any Confidential Information.</w:delText>
        </w:r>
      </w:del>
      <w:r w:rsidR="00437A59" w:rsidRPr="00064B79">
        <w:rPr>
          <w:rFonts w:ascii="Arial" w:hAnsi="Arial" w:cs="Arial"/>
          <w:sz w:val="22"/>
          <w:szCs w:val="22"/>
        </w:rPr>
        <w:t xml:space="preserve"> </w:t>
      </w:r>
    </w:p>
    <w:p w14:paraId="48DE96A9" w14:textId="77777777" w:rsidR="00112501" w:rsidRPr="00064B79" w:rsidRDefault="00112501" w:rsidP="00112501">
      <w:pPr>
        <w:pStyle w:val="p2"/>
        <w:ind w:left="360"/>
        <w:rPr>
          <w:rFonts w:ascii="Arial" w:hAnsi="Arial" w:cs="Arial"/>
          <w:b/>
          <w:sz w:val="22"/>
          <w:szCs w:val="22"/>
        </w:rPr>
      </w:pPr>
    </w:p>
    <w:p w14:paraId="1E46BC52" w14:textId="77777777" w:rsidR="00DB49FB" w:rsidRPr="00064B79" w:rsidRDefault="000C443A" w:rsidP="00112501">
      <w:pPr>
        <w:pStyle w:val="p2"/>
        <w:ind w:left="360"/>
        <w:rPr>
          <w:rFonts w:ascii="Arial" w:hAnsi="Arial" w:cs="Arial"/>
          <w:sz w:val="22"/>
          <w:szCs w:val="22"/>
        </w:rPr>
      </w:pPr>
      <w:r w:rsidRPr="00064B79">
        <w:rPr>
          <w:rFonts w:ascii="Arial" w:hAnsi="Arial" w:cs="Arial"/>
          <w:sz w:val="22"/>
          <w:szCs w:val="22"/>
        </w:rPr>
        <w:t>However, Confidential Information</w:t>
      </w:r>
      <w:r w:rsidR="0056257E" w:rsidRPr="00064B79">
        <w:rPr>
          <w:rFonts w:ascii="Arial" w:hAnsi="Arial" w:cs="Arial"/>
          <w:sz w:val="22"/>
          <w:szCs w:val="22"/>
        </w:rPr>
        <w:t xml:space="preserve"> does not include: </w:t>
      </w:r>
    </w:p>
    <w:p w14:paraId="1AB350FC" w14:textId="77777777" w:rsidR="00DB49FB" w:rsidRPr="00064B79" w:rsidRDefault="00DB49FB" w:rsidP="0056257E">
      <w:pPr>
        <w:rPr>
          <w:rFonts w:ascii="Arial" w:hAnsi="Arial" w:cs="Arial"/>
          <w:sz w:val="22"/>
          <w:szCs w:val="22"/>
        </w:rPr>
      </w:pPr>
    </w:p>
    <w:p w14:paraId="05C0E202" w14:textId="1B789620" w:rsidR="00DB49FB" w:rsidRPr="00064B79" w:rsidRDefault="000C443A" w:rsidP="00A006C9">
      <w:pPr>
        <w:ind w:firstLine="720"/>
        <w:rPr>
          <w:rFonts w:ascii="Arial" w:hAnsi="Arial" w:cs="Arial"/>
          <w:sz w:val="22"/>
          <w:szCs w:val="22"/>
        </w:rPr>
      </w:pPr>
      <w:r w:rsidRPr="00064B79">
        <w:rPr>
          <w:rFonts w:ascii="Arial" w:hAnsi="Arial" w:cs="Arial"/>
          <w:sz w:val="22"/>
          <w:szCs w:val="22"/>
        </w:rPr>
        <w:t xml:space="preserve">(a) information generally available to the </w:t>
      </w:r>
      <w:proofErr w:type="gramStart"/>
      <w:r w:rsidRPr="00064B79">
        <w:rPr>
          <w:rFonts w:ascii="Arial" w:hAnsi="Arial" w:cs="Arial"/>
          <w:sz w:val="22"/>
          <w:szCs w:val="22"/>
        </w:rPr>
        <w:t>public;</w:t>
      </w:r>
      <w:proofErr w:type="gramEnd"/>
      <w:r w:rsidRPr="00064B79">
        <w:rPr>
          <w:rFonts w:ascii="Arial" w:hAnsi="Arial" w:cs="Arial"/>
          <w:sz w:val="22"/>
          <w:szCs w:val="22"/>
        </w:rPr>
        <w:t xml:space="preserve"> </w:t>
      </w:r>
    </w:p>
    <w:p w14:paraId="64642238" w14:textId="7C240E2E" w:rsidR="00DB49FB" w:rsidRPr="00064B79" w:rsidRDefault="000C443A" w:rsidP="00A006C9">
      <w:pPr>
        <w:ind w:firstLine="720"/>
        <w:rPr>
          <w:rFonts w:ascii="Arial" w:hAnsi="Arial" w:cs="Arial"/>
          <w:sz w:val="22"/>
          <w:szCs w:val="22"/>
        </w:rPr>
      </w:pPr>
      <w:r w:rsidRPr="00064B79">
        <w:rPr>
          <w:rFonts w:ascii="Arial" w:hAnsi="Arial" w:cs="Arial"/>
          <w:sz w:val="22"/>
          <w:szCs w:val="22"/>
        </w:rPr>
        <w:t xml:space="preserve">(b) widely used programming practices or </w:t>
      </w:r>
      <w:proofErr w:type="gramStart"/>
      <w:r w:rsidRPr="00064B79">
        <w:rPr>
          <w:rFonts w:ascii="Arial" w:hAnsi="Arial" w:cs="Arial"/>
          <w:sz w:val="22"/>
          <w:szCs w:val="22"/>
        </w:rPr>
        <w:t>algorithms;</w:t>
      </w:r>
      <w:proofErr w:type="gramEnd"/>
      <w:r w:rsidRPr="00064B79">
        <w:rPr>
          <w:rFonts w:ascii="Arial" w:hAnsi="Arial" w:cs="Arial"/>
          <w:sz w:val="22"/>
          <w:szCs w:val="22"/>
        </w:rPr>
        <w:t xml:space="preserve"> </w:t>
      </w:r>
    </w:p>
    <w:p w14:paraId="3889BFCC" w14:textId="0E4102A2" w:rsidR="00DB49FB" w:rsidRPr="00064B79" w:rsidRDefault="000C443A" w:rsidP="00A006C9">
      <w:pPr>
        <w:ind w:left="720"/>
        <w:rPr>
          <w:rFonts w:ascii="Arial" w:hAnsi="Arial" w:cs="Arial"/>
          <w:sz w:val="22"/>
          <w:szCs w:val="22"/>
        </w:rPr>
      </w:pPr>
      <w:r w:rsidRPr="00064B79">
        <w:rPr>
          <w:rFonts w:ascii="Arial" w:hAnsi="Arial" w:cs="Arial"/>
          <w:sz w:val="22"/>
          <w:szCs w:val="22"/>
        </w:rPr>
        <w:t xml:space="preserve">(c) information rightfully in possession of the Parties prior to signing this Agreement; and </w:t>
      </w:r>
    </w:p>
    <w:p w14:paraId="178FBF11" w14:textId="77777777" w:rsidR="0056257E" w:rsidRDefault="000C443A" w:rsidP="00DB49FB">
      <w:pPr>
        <w:ind w:left="720"/>
        <w:rPr>
          <w:ins w:id="57" w:author="." w:date="2025-09-03T14:36:00Z" w16du:dateUtc="2025-09-03T06:36:00Z"/>
          <w:rFonts w:ascii="Arial" w:hAnsi="Arial" w:cs="Arial"/>
          <w:sz w:val="22"/>
          <w:szCs w:val="22"/>
        </w:rPr>
      </w:pPr>
      <w:r w:rsidRPr="00064B79">
        <w:rPr>
          <w:rFonts w:ascii="Arial" w:hAnsi="Arial" w:cs="Arial"/>
          <w:sz w:val="22"/>
          <w:szCs w:val="22"/>
        </w:rPr>
        <w:t>(d) information independently developed without the use of any of the provided Confidential Information.</w:t>
      </w:r>
    </w:p>
    <w:p w14:paraId="77A40A43" w14:textId="5C93D079" w:rsidR="0051737B" w:rsidRDefault="007D2EB7" w:rsidP="00DB49FB">
      <w:pPr>
        <w:ind w:left="720"/>
        <w:rPr>
          <w:ins w:id="58" w:author="." w:date="2025-09-03T14:35:00Z" w16du:dateUtc="2025-09-03T06:35:00Z"/>
          <w:rFonts w:ascii="Arial" w:hAnsi="Arial" w:cs="Arial"/>
          <w:sz w:val="22"/>
          <w:szCs w:val="22"/>
          <w:lang w:eastAsia="ja-JP"/>
        </w:rPr>
      </w:pPr>
      <w:ins w:id="59" w:author="." w:date="2025-09-03T14:53:00Z" w16du:dateUtc="2025-09-03T06:53:00Z">
        <w:r w:rsidRPr="007D2EB7">
          <w:rPr>
            <w:rFonts w:ascii="Arial" w:eastAsia="MS Mincho" w:hAnsi="Arial" w:cs="Arial"/>
            <w:sz w:val="22"/>
            <w:szCs w:val="22"/>
            <w:lang w:eastAsia="ja-JP"/>
            <w:rPrChange w:id="60" w:author="." w:date="2025-09-03T14:53:00Z" w16du:dateUtc="2025-09-03T06:53:00Z">
              <w:rPr>
                <w:rFonts w:ascii="MS Mincho" w:eastAsia="MS Mincho" w:hAnsi="MS Mincho" w:cs="MS Mincho"/>
                <w:sz w:val="22"/>
                <w:szCs w:val="22"/>
                <w:lang w:eastAsia="ja-JP"/>
              </w:rPr>
            </w:rPrChange>
          </w:rPr>
          <w:t>(e)</w:t>
        </w:r>
      </w:ins>
      <w:ins w:id="61" w:author="." w:date="2025-09-03T14:36:00Z" w16du:dateUtc="2025-09-03T06:36:00Z">
        <w:r w:rsidR="0051737B" w:rsidRPr="0051737B">
          <w:t xml:space="preserve"> </w:t>
        </w:r>
        <w:r w:rsidR="0051737B" w:rsidRPr="0051737B">
          <w:rPr>
            <w:rFonts w:ascii="Arial" w:eastAsia="MS Mincho" w:hAnsi="Arial" w:cs="Arial"/>
            <w:sz w:val="22"/>
            <w:szCs w:val="22"/>
            <w:lang w:eastAsia="ja-JP"/>
            <w:rPrChange w:id="62" w:author="." w:date="2025-09-03T14:36:00Z" w16du:dateUtc="2025-09-03T06:36:00Z">
              <w:rPr>
                <w:rFonts w:ascii="MS Mincho" w:eastAsia="MS Mincho" w:hAnsi="MS Mincho" w:cs="MS Mincho"/>
                <w:sz w:val="22"/>
                <w:szCs w:val="22"/>
                <w:lang w:eastAsia="ja-JP"/>
              </w:rPr>
            </w:rPrChange>
          </w:rPr>
          <w:t>General know-how, formulations, or technical procedures commonly used in the software development industry</w:t>
        </w:r>
      </w:ins>
    </w:p>
    <w:p w14:paraId="2754C9CB" w14:textId="27696433" w:rsidR="0051737B" w:rsidRPr="00064B79" w:rsidRDefault="0051737B" w:rsidP="00DB49FB">
      <w:pPr>
        <w:ind w:left="720"/>
        <w:rPr>
          <w:rFonts w:ascii="Arial" w:hAnsi="Arial" w:cs="Arial"/>
          <w:sz w:val="22"/>
          <w:szCs w:val="22"/>
        </w:rPr>
      </w:pPr>
      <w:ins w:id="63" w:author="." w:date="2025-09-03T14:36:00Z" w16du:dateUtc="2025-09-03T06:36:00Z">
        <w:r>
          <w:rPr>
            <w:rFonts w:ascii="Arial" w:hAnsi="Arial" w:cs="Arial"/>
            <w:sz w:val="22"/>
            <w:szCs w:val="22"/>
          </w:rPr>
          <w:t xml:space="preserve">(f) </w:t>
        </w:r>
        <w:r w:rsidRPr="0051737B">
          <w:rPr>
            <w:rFonts w:ascii="Arial" w:hAnsi="Arial" w:cs="Arial"/>
            <w:sz w:val="22"/>
            <w:szCs w:val="22"/>
          </w:rPr>
          <w:t>Information that becomes available to the public without breach of this Agreement</w:t>
        </w:r>
      </w:ins>
    </w:p>
    <w:p w14:paraId="00A1AD5F" w14:textId="77777777" w:rsidR="00284244" w:rsidRPr="00064B79" w:rsidRDefault="00284244" w:rsidP="00284244">
      <w:pPr>
        <w:rPr>
          <w:rFonts w:ascii="Arial" w:hAnsi="Arial" w:cs="Arial"/>
          <w:sz w:val="22"/>
          <w:szCs w:val="22"/>
        </w:rPr>
      </w:pPr>
    </w:p>
    <w:p w14:paraId="7FBF44DF" w14:textId="77777777" w:rsidR="00E0214A" w:rsidRPr="00E0214A" w:rsidRDefault="000C443A" w:rsidP="00112501">
      <w:pPr>
        <w:pStyle w:val="a3"/>
        <w:numPr>
          <w:ilvl w:val="0"/>
          <w:numId w:val="2"/>
        </w:numPr>
        <w:rPr>
          <w:ins w:id="64" w:author="." w:date="2025-09-03T14:45:00Z" w16du:dateUtc="2025-09-03T06:45:00Z"/>
          <w:rFonts w:ascii="Arial" w:hAnsi="Arial" w:cs="Arial"/>
          <w:sz w:val="22"/>
          <w:szCs w:val="22"/>
          <w:rPrChange w:id="65" w:author="." w:date="2025-09-03T14:45:00Z" w16du:dateUtc="2025-09-03T06:45:00Z">
            <w:rPr>
              <w:ins w:id="66" w:author="." w:date="2025-09-03T14:45:00Z" w16du:dateUtc="2025-09-03T06:45:00Z"/>
              <w:rFonts w:ascii="Arial" w:eastAsia="MS Mincho" w:hAnsi="Arial" w:cs="Arial"/>
              <w:sz w:val="22"/>
              <w:szCs w:val="22"/>
            </w:rPr>
          </w:rPrChange>
        </w:rPr>
      </w:pPr>
      <w:r w:rsidRPr="00064B79">
        <w:rPr>
          <w:rFonts w:ascii="Arial" w:hAnsi="Arial" w:cs="Arial"/>
          <w:b/>
          <w:sz w:val="22"/>
          <w:szCs w:val="22"/>
        </w:rPr>
        <w:t>OBLIGATIONS</w:t>
      </w:r>
      <w:r w:rsidRPr="00064B79">
        <w:rPr>
          <w:rFonts w:ascii="Arial" w:hAnsi="Arial" w:cs="Arial"/>
          <w:sz w:val="22"/>
          <w:szCs w:val="22"/>
        </w:rPr>
        <w:t xml:space="preserve">. The obligations of the Parties shall be to always hold and maintain the Confidential Information in the strictest of confidence and to their agents, employees, representatives, affiliates, and any other individual or entity that is on a “need to know” basis. </w:t>
      </w:r>
      <w:ins w:id="67" w:author="." w:date="2025-09-03T14:44:00Z" w16du:dateUtc="2025-09-03T06:44:00Z">
        <w:r w:rsidR="00E0214A" w:rsidRPr="00E0214A">
          <w:rPr>
            <w:rFonts w:ascii="Arial" w:eastAsia="MS Mincho" w:hAnsi="Arial" w:cs="Arial"/>
            <w:sz w:val="22"/>
            <w:szCs w:val="22"/>
            <w:rPrChange w:id="68" w:author="." w:date="2025-09-03T14:44:00Z" w16du:dateUtc="2025-09-03T06:44:00Z">
              <w:rPr>
                <w:rFonts w:ascii="AppleSystemUIFont" w:eastAsia="MS Mincho" w:hAnsi="AppleSystemUIFont" w:cs="AppleSystemUIFont"/>
                <w:sz w:val="26"/>
                <w:szCs w:val="26"/>
              </w:rPr>
            </w:rPrChange>
          </w:rPr>
          <w:t>Each Party shall be liable only for breaches caused by its own employees, agents, or subcontractors acting under its direction, provided it exercised commercially reasonable controls.</w:t>
        </w:r>
      </w:ins>
    </w:p>
    <w:p w14:paraId="3360F9D8" w14:textId="77777777" w:rsidR="00E0214A" w:rsidRPr="00E0214A" w:rsidRDefault="00E0214A" w:rsidP="00E0214A">
      <w:pPr>
        <w:pStyle w:val="a3"/>
        <w:ind w:left="360"/>
        <w:rPr>
          <w:ins w:id="69" w:author="." w:date="2025-09-03T14:44:00Z" w16du:dateUtc="2025-09-03T06:44:00Z"/>
          <w:rFonts w:ascii="Arial" w:hAnsi="Arial" w:cs="Arial" w:hint="eastAsia"/>
          <w:sz w:val="22"/>
          <w:szCs w:val="22"/>
          <w:rPrChange w:id="70" w:author="." w:date="2025-09-03T14:44:00Z" w16du:dateUtc="2025-09-03T06:44:00Z">
            <w:rPr>
              <w:ins w:id="71" w:author="." w:date="2025-09-03T14:44:00Z" w16du:dateUtc="2025-09-03T06:44:00Z"/>
              <w:rFonts w:ascii="Arial" w:eastAsia="MS Mincho" w:hAnsi="Arial" w:cs="Arial"/>
              <w:sz w:val="22"/>
              <w:szCs w:val="22"/>
            </w:rPr>
          </w:rPrChange>
        </w:rPr>
        <w:pPrChange w:id="72" w:author="." w:date="2025-09-03T14:45:00Z" w16du:dateUtc="2025-09-03T06:45:00Z">
          <w:pPr>
            <w:pStyle w:val="a3"/>
            <w:numPr>
              <w:numId w:val="2"/>
            </w:numPr>
            <w:ind w:left="360" w:hanging="360"/>
          </w:pPr>
        </w:pPrChange>
      </w:pPr>
    </w:p>
    <w:p w14:paraId="566C0A98" w14:textId="77777777" w:rsidR="00E0214A" w:rsidRDefault="00E0214A" w:rsidP="00E0214A">
      <w:pPr>
        <w:pStyle w:val="a3"/>
        <w:ind w:left="360"/>
        <w:rPr>
          <w:ins w:id="73" w:author="." w:date="2025-09-03T14:45:00Z" w16du:dateUtc="2025-09-03T06:45:00Z"/>
          <w:rFonts w:ascii="Arial" w:eastAsia="HGS明朝E" w:hAnsi="Arial" w:cs="Arial"/>
          <w:sz w:val="22"/>
          <w:szCs w:val="22"/>
        </w:rPr>
      </w:pPr>
      <w:ins w:id="74" w:author="." w:date="2025-09-03T14:44:00Z" w16du:dateUtc="2025-09-03T06:44:00Z">
        <w:r w:rsidRPr="00E0214A">
          <w:rPr>
            <w:rFonts w:ascii="Arial" w:eastAsia="HGS明朝E" w:hAnsi="Arial" w:cs="Arial"/>
            <w:sz w:val="22"/>
            <w:szCs w:val="22"/>
            <w:rPrChange w:id="75" w:author="." w:date="2025-09-03T14:45:00Z" w16du:dateUtc="2025-09-03T06:45:00Z">
              <w:rPr>
                <w:rFonts w:ascii="AppleSystemUIFont" w:eastAsia="MS Mincho" w:hAnsi="AppleSystemUIFont" w:cs="AppleSystemUIFont"/>
                <w:sz w:val="26"/>
                <w:szCs w:val="26"/>
              </w:rPr>
            </w:rPrChange>
          </w:rPr>
          <w:t>Neither Party may disclose, reproduce, or use Confidential Information for its own benefit without the written approval of the other Party. When requested, either Party shall be obligated to return all materials to the requesting Party as soon as possible.</w:t>
        </w:r>
      </w:ins>
    </w:p>
    <w:p w14:paraId="4C75CA9E" w14:textId="77777777" w:rsidR="00E0214A" w:rsidRDefault="00E0214A" w:rsidP="00E0214A">
      <w:pPr>
        <w:pStyle w:val="a3"/>
        <w:ind w:left="360"/>
        <w:rPr>
          <w:ins w:id="76" w:author="." w:date="2025-09-03T14:45:00Z" w16du:dateUtc="2025-09-03T06:45:00Z"/>
          <w:rFonts w:ascii="Arial" w:eastAsia="HGS明朝E" w:hAnsi="Arial" w:cs="Arial"/>
          <w:sz w:val="22"/>
          <w:szCs w:val="22"/>
        </w:rPr>
      </w:pPr>
    </w:p>
    <w:p w14:paraId="5584BFD8" w14:textId="09048760" w:rsidR="00112501" w:rsidRPr="00064B79" w:rsidDel="00E0214A" w:rsidRDefault="00E0214A" w:rsidP="00E0214A">
      <w:pPr>
        <w:pStyle w:val="a3"/>
        <w:ind w:left="360"/>
        <w:rPr>
          <w:del w:id="77" w:author="." w:date="2025-09-03T14:45:00Z" w16du:dateUtc="2025-09-03T06:45:00Z"/>
          <w:rFonts w:ascii="Arial" w:hAnsi="Arial" w:cs="Arial"/>
          <w:sz w:val="22"/>
          <w:szCs w:val="22"/>
        </w:rPr>
        <w:pPrChange w:id="78" w:author="." w:date="2025-09-03T14:45:00Z" w16du:dateUtc="2025-09-03T06:45:00Z">
          <w:pPr>
            <w:pStyle w:val="a3"/>
            <w:numPr>
              <w:numId w:val="2"/>
            </w:numPr>
            <w:ind w:left="360" w:hanging="360"/>
          </w:pPr>
        </w:pPrChange>
      </w:pPr>
      <w:ins w:id="79" w:author="." w:date="2025-09-03T14:45:00Z" w16du:dateUtc="2025-09-03T06:45:00Z">
        <w:r w:rsidRPr="00E0214A">
          <w:rPr>
            <w:rFonts w:ascii="Arial" w:eastAsia="MS Mincho" w:hAnsi="Arial" w:cs="Arial"/>
            <w:sz w:val="22"/>
            <w:szCs w:val="22"/>
            <w:rPrChange w:id="80" w:author="." w:date="2025-09-03T14:45:00Z" w16du:dateUtc="2025-09-03T06:45:00Z">
              <w:rPr>
                <w:rFonts w:ascii="AppleSystemUIFont" w:eastAsia="MS Mincho" w:hAnsi="AppleSystemUIFont" w:cs="AppleSystemUIFont"/>
                <w:sz w:val="26"/>
                <w:szCs w:val="26"/>
              </w:rPr>
            </w:rPrChange>
          </w:rPr>
          <w:t>This provision applies equally to both Parties as this is designated as a mutual agreement in Section II</w:t>
        </w:r>
        <w:r>
          <w:rPr>
            <w:rFonts w:ascii="AppleSystemUIFont" w:eastAsia="MS Mincho" w:hAnsi="AppleSystemUIFont" w:cs="AppleSystemUIFont"/>
            <w:sz w:val="26"/>
            <w:szCs w:val="26"/>
          </w:rPr>
          <w:t>.</w:t>
        </w:r>
      </w:ins>
      <w:del w:id="81" w:author="." w:date="2025-09-03T14:45:00Z" w16du:dateUtc="2025-09-03T06:45:00Z">
        <w:r w:rsidR="000C443A" w:rsidRPr="00064B79" w:rsidDel="00E0214A">
          <w:rPr>
            <w:rFonts w:ascii="Arial" w:hAnsi="Arial" w:cs="Arial"/>
            <w:sz w:val="22"/>
            <w:szCs w:val="22"/>
          </w:rPr>
          <w:delText>If any such Confidential Information shall reach a third (3</w:delText>
        </w:r>
        <w:r w:rsidR="000C443A" w:rsidRPr="00064B79" w:rsidDel="00E0214A">
          <w:rPr>
            <w:rFonts w:ascii="Arial" w:hAnsi="Arial" w:cs="Arial"/>
            <w:sz w:val="22"/>
            <w:szCs w:val="22"/>
            <w:vertAlign w:val="superscript"/>
          </w:rPr>
          <w:delText>rd</w:delText>
        </w:r>
        <w:r w:rsidR="000C443A" w:rsidRPr="00064B79" w:rsidDel="00E0214A">
          <w:rPr>
            <w:rFonts w:ascii="Arial" w:hAnsi="Arial" w:cs="Arial"/>
            <w:sz w:val="22"/>
            <w:szCs w:val="22"/>
          </w:rPr>
          <w:delText xml:space="preserve">) party, or become public, all liability will be on the Party that is responsible. Neither Party shall, without the written approval of the other Party, publish, copy, or use the Confidential Information for their sole benefit. If requested, either Party shall be bound to return any and all materials to the Requesting Party as soon as possible. </w:delText>
        </w:r>
      </w:del>
    </w:p>
    <w:p w14:paraId="60C0B35C" w14:textId="0DCA1777" w:rsidR="00112501" w:rsidRPr="00064B79" w:rsidDel="00E0214A" w:rsidRDefault="00112501" w:rsidP="00E0214A">
      <w:pPr>
        <w:pStyle w:val="a3"/>
        <w:ind w:left="360"/>
        <w:rPr>
          <w:del w:id="82" w:author="." w:date="2025-09-03T14:45:00Z" w16du:dateUtc="2025-09-03T06:45:00Z"/>
          <w:rFonts w:ascii="Arial" w:hAnsi="Arial" w:cs="Arial"/>
          <w:b/>
          <w:sz w:val="22"/>
          <w:szCs w:val="22"/>
        </w:rPr>
        <w:pPrChange w:id="83" w:author="." w:date="2025-09-03T14:45:00Z" w16du:dateUtc="2025-09-03T06:45:00Z">
          <w:pPr>
            <w:pStyle w:val="a3"/>
            <w:ind w:left="360"/>
          </w:pPr>
        </w:pPrChange>
      </w:pPr>
    </w:p>
    <w:p w14:paraId="5BADB952" w14:textId="696A5AA5" w:rsidR="0056257E" w:rsidRPr="00064B79" w:rsidRDefault="000C443A" w:rsidP="00E0214A">
      <w:pPr>
        <w:pStyle w:val="a3"/>
        <w:ind w:left="360"/>
        <w:rPr>
          <w:rFonts w:ascii="Arial" w:hAnsi="Arial" w:cs="Arial"/>
          <w:sz w:val="22"/>
          <w:szCs w:val="22"/>
        </w:rPr>
      </w:pPr>
      <w:del w:id="84" w:author="." w:date="2025-09-03T14:45:00Z" w16du:dateUtc="2025-09-03T06:45:00Z">
        <w:r w:rsidRPr="00064B79" w:rsidDel="00E0214A">
          <w:rPr>
            <w:rFonts w:ascii="Arial" w:hAnsi="Arial" w:cs="Arial"/>
            <w:sz w:val="22"/>
            <w:szCs w:val="22"/>
          </w:rPr>
          <w:delText xml:space="preserve">This Section </w:delText>
        </w:r>
        <w:r w:rsidR="00DB49FB" w:rsidRPr="00064B79" w:rsidDel="00E0214A">
          <w:rPr>
            <w:rFonts w:ascii="Arial" w:hAnsi="Arial" w:cs="Arial"/>
            <w:sz w:val="22"/>
            <w:szCs w:val="22"/>
          </w:rPr>
          <w:delText>shall not apply to the 1</w:delText>
        </w:r>
        <w:r w:rsidR="00DB49FB" w:rsidRPr="00064B79" w:rsidDel="00E0214A">
          <w:rPr>
            <w:rFonts w:ascii="Arial" w:hAnsi="Arial" w:cs="Arial"/>
            <w:sz w:val="22"/>
            <w:szCs w:val="22"/>
            <w:vertAlign w:val="superscript"/>
          </w:rPr>
          <w:delText>st</w:delText>
        </w:r>
        <w:r w:rsidR="00DB49FB" w:rsidRPr="00064B79" w:rsidDel="00E0214A">
          <w:rPr>
            <w:rFonts w:ascii="Arial" w:hAnsi="Arial" w:cs="Arial"/>
            <w:sz w:val="22"/>
            <w:szCs w:val="22"/>
          </w:rPr>
          <w:delText xml:space="preserve"> Party </w:delText>
        </w:r>
        <w:r w:rsidR="003A3DB3" w:rsidRPr="00064B79" w:rsidDel="00E0214A">
          <w:rPr>
            <w:rFonts w:ascii="Arial" w:hAnsi="Arial" w:cs="Arial"/>
            <w:sz w:val="22"/>
            <w:szCs w:val="22"/>
          </w:rPr>
          <w:delText>if</w:delText>
        </w:r>
        <w:r w:rsidRPr="00064B79" w:rsidDel="00E0214A">
          <w:rPr>
            <w:rFonts w:ascii="Arial" w:hAnsi="Arial" w:cs="Arial"/>
            <w:sz w:val="22"/>
            <w:szCs w:val="22"/>
          </w:rPr>
          <w:delText xml:space="preserve"> this Agreement is Unilateral as marked in Section II</w:delText>
        </w:r>
        <w:r w:rsidR="00DB49FB" w:rsidRPr="00064B79" w:rsidDel="00E0214A">
          <w:rPr>
            <w:rFonts w:ascii="Arial" w:hAnsi="Arial" w:cs="Arial"/>
            <w:sz w:val="22"/>
            <w:szCs w:val="22"/>
          </w:rPr>
          <w:delText>.</w:delText>
        </w:r>
      </w:del>
    </w:p>
    <w:p w14:paraId="32AB6405" w14:textId="77777777" w:rsidR="00DB49FB" w:rsidRPr="00064B79" w:rsidRDefault="00DB49FB" w:rsidP="00284244">
      <w:pPr>
        <w:rPr>
          <w:rFonts w:ascii="Arial" w:hAnsi="Arial" w:cs="Arial"/>
          <w:sz w:val="22"/>
          <w:szCs w:val="22"/>
        </w:rPr>
      </w:pPr>
    </w:p>
    <w:p w14:paraId="7428D680" w14:textId="77777777" w:rsidR="00DB49FB" w:rsidRPr="00064B79" w:rsidRDefault="000C443A" w:rsidP="00112501">
      <w:pPr>
        <w:pStyle w:val="a3"/>
        <w:numPr>
          <w:ilvl w:val="0"/>
          <w:numId w:val="2"/>
        </w:numPr>
        <w:rPr>
          <w:rFonts w:ascii="Arial" w:hAnsi="Arial" w:cs="Arial"/>
          <w:sz w:val="22"/>
          <w:szCs w:val="22"/>
        </w:rPr>
      </w:pPr>
      <w:r w:rsidRPr="00064B79">
        <w:rPr>
          <w:rFonts w:ascii="Arial" w:hAnsi="Arial" w:cs="Arial"/>
          <w:b/>
          <w:sz w:val="22"/>
          <w:szCs w:val="22"/>
        </w:rPr>
        <w:t>TIME PERIOD</w:t>
      </w:r>
      <w:r w:rsidRPr="00064B79">
        <w:rPr>
          <w:rFonts w:ascii="Arial" w:hAnsi="Arial" w:cs="Arial"/>
          <w:sz w:val="22"/>
          <w:szCs w:val="22"/>
        </w:rPr>
        <w:t xml:space="preserve">. </w:t>
      </w:r>
      <w:r w:rsidR="009D0231" w:rsidRPr="00064B79">
        <w:rPr>
          <w:rFonts w:ascii="Arial" w:hAnsi="Arial" w:cs="Arial"/>
          <w:sz w:val="22"/>
          <w:szCs w:val="22"/>
        </w:rPr>
        <w:t xml:space="preserve">The </w:t>
      </w:r>
      <w:r w:rsidR="00990839" w:rsidRPr="00064B79">
        <w:rPr>
          <w:rFonts w:ascii="Arial" w:hAnsi="Arial" w:cs="Arial"/>
          <w:sz w:val="22"/>
          <w:szCs w:val="22"/>
        </w:rPr>
        <w:t>bounded Party’s(ies’) duty to hold the Confidential Information in confidence shall remain in effect until such information no longer qualifies as a trade se</w:t>
      </w:r>
      <w:r w:rsidR="009D0231" w:rsidRPr="00064B79">
        <w:rPr>
          <w:rFonts w:ascii="Arial" w:hAnsi="Arial" w:cs="Arial"/>
          <w:sz w:val="22"/>
          <w:szCs w:val="22"/>
        </w:rPr>
        <w:t xml:space="preserve">cret or </w:t>
      </w:r>
      <w:r w:rsidR="00990839" w:rsidRPr="00064B79">
        <w:rPr>
          <w:rFonts w:ascii="Arial" w:hAnsi="Arial" w:cs="Arial"/>
          <w:sz w:val="22"/>
          <w:szCs w:val="22"/>
        </w:rPr>
        <w:t>written notice</w:t>
      </w:r>
      <w:r w:rsidR="009D0231" w:rsidRPr="00064B79">
        <w:rPr>
          <w:rFonts w:ascii="Arial" w:hAnsi="Arial" w:cs="Arial"/>
          <w:sz w:val="22"/>
          <w:szCs w:val="22"/>
        </w:rPr>
        <w:t xml:space="preserve"> is given</w:t>
      </w:r>
      <w:r w:rsidR="00990839" w:rsidRPr="00064B79">
        <w:rPr>
          <w:rFonts w:ascii="Arial" w:hAnsi="Arial" w:cs="Arial"/>
          <w:sz w:val="22"/>
          <w:szCs w:val="22"/>
        </w:rPr>
        <w:t xml:space="preserve"> releasing such Party from this Agreement.</w:t>
      </w:r>
    </w:p>
    <w:p w14:paraId="5DB9DFAA" w14:textId="77777777" w:rsidR="00EB4E8F" w:rsidRPr="00064B79" w:rsidRDefault="00EB4E8F" w:rsidP="00284244">
      <w:pPr>
        <w:rPr>
          <w:rFonts w:ascii="Arial" w:hAnsi="Arial" w:cs="Arial"/>
          <w:sz w:val="22"/>
          <w:szCs w:val="22"/>
        </w:rPr>
      </w:pPr>
    </w:p>
    <w:p w14:paraId="3EC65DA4" w14:textId="77777777" w:rsidR="00EB4E8F" w:rsidRPr="00064B79" w:rsidRDefault="000C443A" w:rsidP="00112501">
      <w:pPr>
        <w:pStyle w:val="a3"/>
        <w:numPr>
          <w:ilvl w:val="0"/>
          <w:numId w:val="2"/>
        </w:numPr>
        <w:rPr>
          <w:rFonts w:ascii="Arial" w:hAnsi="Arial" w:cs="Arial"/>
          <w:sz w:val="22"/>
          <w:szCs w:val="22"/>
        </w:rPr>
      </w:pPr>
      <w:r w:rsidRPr="00064B79">
        <w:rPr>
          <w:rFonts w:ascii="Arial" w:hAnsi="Arial" w:cs="Arial"/>
          <w:b/>
          <w:sz w:val="22"/>
          <w:szCs w:val="22"/>
        </w:rPr>
        <w:t>INTEGRATION</w:t>
      </w:r>
      <w:r w:rsidRPr="00064B79">
        <w:rPr>
          <w:rFonts w:ascii="Arial" w:hAnsi="Arial" w:cs="Arial"/>
          <w:sz w:val="22"/>
          <w:szCs w:val="22"/>
        </w:rPr>
        <w:t>. This Agreement expresses the complete understanding of the Parties with respect to the subject matter and supersedes all prior proposals, agreements, representations, and understandings. This Agreement may not be amended except in writing with the acknowledgment of the Parties.</w:t>
      </w:r>
    </w:p>
    <w:p w14:paraId="5B033119" w14:textId="77777777" w:rsidR="001829B6" w:rsidRPr="00064B79" w:rsidRDefault="001829B6" w:rsidP="00284244">
      <w:pPr>
        <w:rPr>
          <w:rFonts w:ascii="Arial" w:hAnsi="Arial" w:cs="Arial"/>
          <w:sz w:val="22"/>
          <w:szCs w:val="22"/>
        </w:rPr>
      </w:pPr>
    </w:p>
    <w:p w14:paraId="247F61BA" w14:textId="77777777" w:rsidR="001829B6" w:rsidRPr="00064B79" w:rsidRDefault="000C443A" w:rsidP="00112501">
      <w:pPr>
        <w:pStyle w:val="a3"/>
        <w:numPr>
          <w:ilvl w:val="0"/>
          <w:numId w:val="2"/>
        </w:numPr>
        <w:rPr>
          <w:rFonts w:ascii="Arial" w:hAnsi="Arial" w:cs="Arial"/>
          <w:sz w:val="22"/>
          <w:szCs w:val="22"/>
        </w:rPr>
      </w:pPr>
      <w:r w:rsidRPr="00064B79">
        <w:rPr>
          <w:rFonts w:ascii="Arial" w:hAnsi="Arial" w:cs="Arial"/>
          <w:b/>
          <w:sz w:val="22"/>
          <w:szCs w:val="22"/>
        </w:rPr>
        <w:t>SEVERABILITY</w:t>
      </w:r>
      <w:r w:rsidRPr="00064B79">
        <w:rPr>
          <w:rFonts w:ascii="Arial" w:hAnsi="Arial" w:cs="Arial"/>
          <w:sz w:val="22"/>
          <w:szCs w:val="22"/>
        </w:rPr>
        <w:t>. If a court finds that any provision of this Agreement is invalid or unenforceable, the remainder of this Agreement shall be interpreted so as to best affect the intent of the Parties.</w:t>
      </w:r>
    </w:p>
    <w:p w14:paraId="45D4E7A6" w14:textId="77777777" w:rsidR="00EB4E8F" w:rsidRPr="00064B79" w:rsidRDefault="00EB4E8F" w:rsidP="00284244">
      <w:pPr>
        <w:rPr>
          <w:rFonts w:ascii="Arial" w:hAnsi="Arial" w:cs="Arial"/>
          <w:sz w:val="22"/>
          <w:szCs w:val="22"/>
        </w:rPr>
      </w:pPr>
    </w:p>
    <w:p w14:paraId="13C7A54C" w14:textId="3AE9A79B" w:rsidR="00EB4E8F" w:rsidDel="007C02C0" w:rsidRDefault="000C443A" w:rsidP="00EB4E8F">
      <w:pPr>
        <w:pStyle w:val="a3"/>
        <w:numPr>
          <w:ilvl w:val="0"/>
          <w:numId w:val="2"/>
        </w:numPr>
        <w:shd w:val="clear" w:color="auto" w:fill="FFFFFF"/>
        <w:rPr>
          <w:del w:id="85" w:author="." w:date="2025-09-03T15:06:00Z" w16du:dateUtc="2025-09-03T07:06:00Z"/>
          <w:rFonts w:ascii="Arial" w:hAnsi="Arial" w:cs="Arial"/>
          <w:color w:val="222222"/>
          <w:sz w:val="22"/>
          <w:szCs w:val="22"/>
        </w:rPr>
      </w:pPr>
      <w:r w:rsidRPr="007C02C0">
        <w:rPr>
          <w:rFonts w:ascii="Arial" w:hAnsi="Arial" w:cs="Arial"/>
          <w:b/>
          <w:color w:val="222222"/>
          <w:sz w:val="22"/>
          <w:szCs w:val="22"/>
        </w:rPr>
        <w:lastRenderedPageBreak/>
        <w:t>ENFORCEMENT</w:t>
      </w:r>
      <w:r w:rsidRPr="007C02C0">
        <w:rPr>
          <w:rFonts w:ascii="Arial" w:hAnsi="Arial" w:cs="Arial"/>
          <w:color w:val="222222"/>
          <w:sz w:val="22"/>
          <w:szCs w:val="22"/>
        </w:rPr>
        <w:t xml:space="preserve">. </w:t>
      </w:r>
      <w:ins w:id="86" w:author="." w:date="2025-09-03T15:06:00Z" w16du:dateUtc="2025-09-03T07:06:00Z">
        <w:r w:rsidR="007C02C0" w:rsidRPr="007C02C0">
          <w:rPr>
            <w:rFonts w:ascii="Arial" w:hAnsi="Arial" w:cs="Arial"/>
            <w:color w:val="222222"/>
            <w:sz w:val="22"/>
            <w:szCs w:val="22"/>
          </w:rPr>
          <w:t>Both Parties acknowledge and agree that, because of the unique and sensitive nature of the Confidential Information, any breach of this Agreement by either Party would cause the non-breaching Party irreparable harm for which monetary damages alone would be insufficient. Accordingly, upon such breach, either Party shall be entitled to pursue all remedies available at law or in equity—including, without limitation, injunctive relief and compensatory damages</w:t>
        </w:r>
      </w:ins>
      <w:ins w:id="87" w:author="." w:date="2025-09-03T15:07:00Z" w16du:dateUtc="2025-09-03T07:07:00Z">
        <w:r w:rsidR="007C02C0">
          <w:rPr>
            <w:rFonts w:ascii="Arial" w:hAnsi="Arial" w:cs="Arial"/>
            <w:color w:val="222222"/>
            <w:sz w:val="22"/>
            <w:szCs w:val="22"/>
            <w:lang w:eastAsia="ja-JP"/>
          </w:rPr>
          <w:t xml:space="preserve"> </w:t>
        </w:r>
      </w:ins>
      <w:ins w:id="88" w:author="." w:date="2025-09-03T15:06:00Z" w16du:dateUtc="2025-09-03T07:06:00Z">
        <w:r w:rsidR="007C02C0" w:rsidRPr="007C02C0">
          <w:rPr>
            <w:rFonts w:ascii="Arial" w:hAnsi="Arial" w:cs="Arial"/>
            <w:color w:val="222222"/>
            <w:sz w:val="22"/>
            <w:szCs w:val="22"/>
          </w:rPr>
          <w:t>to protect its interests.</w:t>
        </w:r>
      </w:ins>
      <w:del w:id="89" w:author="." w:date="2025-09-03T15:06:00Z" w16du:dateUtc="2025-09-03T07:06:00Z">
        <w:r w:rsidRPr="00064B79" w:rsidDel="007C02C0">
          <w:rPr>
            <w:rFonts w:ascii="Arial" w:hAnsi="Arial" w:cs="Arial"/>
            <w:color w:val="222222"/>
            <w:sz w:val="22"/>
            <w:szCs w:val="22"/>
          </w:rPr>
          <w:delText>The Parties acknowledge and agree that due to the unique and sensitive nature of the Confidential Information, any breach of this Agreement would cause irreparable harm for which damages</w:delText>
        </w:r>
        <w:r w:rsidR="00B75AA6" w:rsidRPr="00064B79" w:rsidDel="007C02C0">
          <w:rPr>
            <w:rFonts w:ascii="Arial" w:hAnsi="Arial" w:cs="Arial"/>
            <w:color w:val="222222"/>
            <w:sz w:val="22"/>
            <w:szCs w:val="22"/>
          </w:rPr>
          <w:delText xml:space="preserve"> and/</w:delText>
        </w:r>
        <w:r w:rsidRPr="00064B79" w:rsidDel="007C02C0">
          <w:rPr>
            <w:rFonts w:ascii="Arial" w:hAnsi="Arial" w:cs="Arial"/>
            <w:color w:val="222222"/>
            <w:sz w:val="22"/>
            <w:szCs w:val="22"/>
          </w:rPr>
          <w:delText xml:space="preserve">or </w:delText>
        </w:r>
        <w:r w:rsidRPr="00064B79" w:rsidDel="007C02C0">
          <w:rPr>
            <w:rStyle w:val="aa"/>
            <w:rFonts w:ascii="Arial" w:hAnsi="Arial" w:cs="Arial"/>
            <w:i w:val="0"/>
            <w:sz w:val="22"/>
            <w:szCs w:val="22"/>
          </w:rPr>
          <w:delText>equitable</w:delText>
        </w:r>
        <w:r w:rsidRPr="00064B79" w:rsidDel="007C02C0">
          <w:rPr>
            <w:rFonts w:ascii="Arial" w:hAnsi="Arial" w:cs="Arial"/>
            <w:color w:val="222222"/>
            <w:sz w:val="22"/>
            <w:szCs w:val="22"/>
          </w:rPr>
          <w:delText xml:space="preserve"> relief may be sought. The harmed Party </w:delText>
        </w:r>
        <w:r w:rsidR="00B75AA6" w:rsidRPr="00064B79" w:rsidDel="007C02C0">
          <w:rPr>
            <w:rFonts w:ascii="Arial" w:hAnsi="Arial" w:cs="Arial"/>
            <w:color w:val="222222"/>
            <w:sz w:val="22"/>
            <w:szCs w:val="22"/>
          </w:rPr>
          <w:delText xml:space="preserve">in this Agreement </w:delText>
        </w:r>
        <w:r w:rsidRPr="00064B79" w:rsidDel="007C02C0">
          <w:rPr>
            <w:rFonts w:ascii="Arial" w:hAnsi="Arial" w:cs="Arial"/>
            <w:color w:val="222222"/>
            <w:sz w:val="22"/>
            <w:szCs w:val="22"/>
          </w:rPr>
          <w:delText xml:space="preserve">shall be entitled to all remedies available at law. </w:delText>
        </w:r>
      </w:del>
    </w:p>
    <w:p w14:paraId="12905993" w14:textId="77777777" w:rsidR="007C02C0" w:rsidRPr="00064B79" w:rsidRDefault="007C02C0" w:rsidP="007C02C0">
      <w:pPr>
        <w:pStyle w:val="a3"/>
        <w:shd w:val="clear" w:color="auto" w:fill="FFFFFF"/>
        <w:ind w:left="360"/>
        <w:rPr>
          <w:ins w:id="90" w:author="." w:date="2025-09-03T15:06:00Z" w16du:dateUtc="2025-09-03T07:06:00Z"/>
          <w:rFonts w:ascii="Arial" w:hAnsi="Arial" w:cs="Arial"/>
          <w:color w:val="222222"/>
          <w:sz w:val="22"/>
          <w:szCs w:val="22"/>
        </w:rPr>
        <w:pPrChange w:id="91" w:author="." w:date="2025-09-03T15:06:00Z" w16du:dateUtc="2025-09-03T07:06:00Z">
          <w:pPr>
            <w:pStyle w:val="a3"/>
            <w:numPr>
              <w:numId w:val="2"/>
            </w:numPr>
            <w:shd w:val="clear" w:color="auto" w:fill="FFFFFF"/>
            <w:ind w:left="360" w:hanging="360"/>
          </w:pPr>
        </w:pPrChange>
      </w:pPr>
    </w:p>
    <w:p w14:paraId="6D1D0DDA" w14:textId="77777777" w:rsidR="00EB4E8F" w:rsidRPr="007C02C0" w:rsidRDefault="00EB4E8F" w:rsidP="007C02C0">
      <w:pPr>
        <w:pStyle w:val="a3"/>
        <w:shd w:val="clear" w:color="auto" w:fill="FFFFFF"/>
        <w:ind w:left="360"/>
        <w:rPr>
          <w:rFonts w:ascii="Arial" w:hAnsi="Arial" w:cs="Arial"/>
          <w:color w:val="222222"/>
          <w:sz w:val="22"/>
          <w:szCs w:val="22"/>
        </w:rPr>
        <w:pPrChange w:id="92" w:author="." w:date="2025-09-03T15:06:00Z" w16du:dateUtc="2025-09-03T07:06:00Z">
          <w:pPr>
            <w:shd w:val="clear" w:color="auto" w:fill="FFFFFF"/>
          </w:pPr>
        </w:pPrChange>
      </w:pPr>
    </w:p>
    <w:p w14:paraId="0EA95BB6" w14:textId="40741B38" w:rsidR="00112501" w:rsidRPr="00893A3B" w:rsidDel="00893A3B" w:rsidRDefault="000C443A" w:rsidP="00112501">
      <w:pPr>
        <w:pStyle w:val="a3"/>
        <w:numPr>
          <w:ilvl w:val="0"/>
          <w:numId w:val="2"/>
        </w:numPr>
        <w:shd w:val="clear" w:color="auto" w:fill="FFFFFF"/>
        <w:rPr>
          <w:del w:id="93" w:author="." w:date="2025-09-03T15:09:00Z" w16du:dateUtc="2025-09-03T07:09:00Z"/>
          <w:rFonts w:ascii="Arial" w:hAnsi="Arial" w:cs="Arial"/>
          <w:sz w:val="22"/>
          <w:szCs w:val="22"/>
          <w:rPrChange w:id="94" w:author="." w:date="2025-09-03T15:09:00Z" w16du:dateUtc="2025-09-03T07:09:00Z">
            <w:rPr>
              <w:del w:id="95" w:author="." w:date="2025-09-03T15:09:00Z" w16du:dateUtc="2025-09-03T07:09:00Z"/>
              <w:rFonts w:ascii="Arial" w:hAnsi="Arial" w:cs="Arial"/>
              <w:color w:val="222222"/>
              <w:sz w:val="22"/>
              <w:szCs w:val="22"/>
              <w:lang w:eastAsia="ja-JP"/>
            </w:rPr>
          </w:rPrChange>
        </w:rPr>
      </w:pPr>
      <w:r w:rsidRPr="00893A3B">
        <w:rPr>
          <w:rFonts w:ascii="Arial" w:hAnsi="Arial" w:cs="Arial"/>
          <w:b/>
          <w:color w:val="222222"/>
          <w:sz w:val="22"/>
          <w:szCs w:val="22"/>
        </w:rPr>
        <w:t>GOVERNING LAW</w:t>
      </w:r>
      <w:r w:rsidRPr="00893A3B">
        <w:rPr>
          <w:rFonts w:ascii="Arial" w:hAnsi="Arial" w:cs="Arial"/>
          <w:color w:val="222222"/>
          <w:sz w:val="22"/>
          <w:szCs w:val="22"/>
        </w:rPr>
        <w:t xml:space="preserve">. This Agreement shall be governed </w:t>
      </w:r>
      <w:ins w:id="96" w:author="." w:date="2025-09-03T15:09:00Z" w16du:dateUtc="2025-09-03T07:09:00Z">
        <w:r w:rsidR="00893A3B" w:rsidRPr="00893A3B">
          <w:rPr>
            <w:rFonts w:ascii="Arial" w:hAnsi="Arial" w:cs="Arial"/>
            <w:color w:val="222222"/>
            <w:sz w:val="22"/>
            <w:szCs w:val="22"/>
          </w:rPr>
          <w:t>by and construed in accordance with the laws of Japan, and the Tokyo District Court shall have exclusive jurisdiction over all disputes arising under this Agreement.</w:t>
        </w:r>
      </w:ins>
      <w:del w:id="97" w:author="." w:date="2025-09-03T15:09:00Z" w16du:dateUtc="2025-09-03T07:09:00Z">
        <w:r w:rsidRPr="00064B79" w:rsidDel="00893A3B">
          <w:rPr>
            <w:rFonts w:ascii="Arial" w:hAnsi="Arial" w:cs="Arial"/>
            <w:color w:val="222222"/>
            <w:sz w:val="22"/>
            <w:szCs w:val="22"/>
          </w:rPr>
          <w:delText xml:space="preserve">under the laws in </w:delText>
        </w:r>
        <w:r w:rsidR="007639C3" w:rsidDel="00893A3B">
          <w:rPr>
            <w:rFonts w:ascii="Arial" w:hAnsi="Arial" w:cs="Arial" w:hint="eastAsia"/>
            <w:color w:val="222222"/>
            <w:sz w:val="22"/>
            <w:szCs w:val="22"/>
            <w:lang w:eastAsia="ja-JP"/>
          </w:rPr>
          <w:delText>Hong</w:delText>
        </w:r>
        <w:r w:rsidR="007639C3" w:rsidDel="00893A3B">
          <w:rPr>
            <w:rFonts w:ascii="Arial" w:hAnsi="Arial" w:cs="Arial"/>
            <w:color w:val="222222"/>
            <w:sz w:val="22"/>
            <w:szCs w:val="22"/>
            <w:lang w:eastAsia="ja-JP"/>
          </w:rPr>
          <w:delText xml:space="preserve"> Kong and </w:delText>
        </w:r>
        <w:r w:rsidRPr="00064B79" w:rsidDel="00893A3B">
          <w:rPr>
            <w:rFonts w:ascii="Arial" w:hAnsi="Arial" w:cs="Arial"/>
            <w:color w:val="222222"/>
            <w:sz w:val="22"/>
            <w:szCs w:val="22"/>
          </w:rPr>
          <w:delText>the State of</w:delText>
        </w:r>
        <w:r w:rsidR="007639C3" w:rsidDel="00893A3B">
          <w:rPr>
            <w:rFonts w:ascii="Arial" w:hAnsi="Arial" w:cs="Arial"/>
            <w:sz w:val="22"/>
            <w:szCs w:val="22"/>
          </w:rPr>
          <w:delText xml:space="preserve"> Tokyo</w:delText>
        </w:r>
        <w:r w:rsidR="00050A25" w:rsidRPr="00064B79" w:rsidDel="00893A3B">
          <w:rPr>
            <w:rFonts w:ascii="Arial" w:hAnsi="Arial" w:cs="Arial"/>
            <w:sz w:val="22"/>
            <w:szCs w:val="22"/>
          </w:rPr>
          <w:delText>.</w:delText>
        </w:r>
      </w:del>
    </w:p>
    <w:p w14:paraId="05393811" w14:textId="77777777" w:rsidR="00893A3B" w:rsidRPr="00064B79" w:rsidRDefault="00893A3B" w:rsidP="00112501">
      <w:pPr>
        <w:pStyle w:val="a3"/>
        <w:numPr>
          <w:ilvl w:val="0"/>
          <w:numId w:val="2"/>
        </w:numPr>
        <w:shd w:val="clear" w:color="auto" w:fill="FFFFFF"/>
        <w:rPr>
          <w:ins w:id="98" w:author="." w:date="2025-09-03T15:09:00Z" w16du:dateUtc="2025-09-03T07:09:00Z"/>
          <w:rFonts w:ascii="Arial" w:hAnsi="Arial" w:cs="Arial"/>
          <w:sz w:val="22"/>
          <w:szCs w:val="22"/>
        </w:rPr>
      </w:pPr>
    </w:p>
    <w:p w14:paraId="122FFDCE" w14:textId="77777777" w:rsidR="00112501" w:rsidRPr="00893A3B" w:rsidRDefault="00112501" w:rsidP="00893A3B">
      <w:pPr>
        <w:pStyle w:val="a3"/>
        <w:shd w:val="clear" w:color="auto" w:fill="FFFFFF"/>
        <w:ind w:left="360"/>
        <w:rPr>
          <w:rFonts w:ascii="Arial" w:hAnsi="Arial" w:cs="Arial" w:hint="eastAsia"/>
          <w:b/>
          <w:color w:val="222222"/>
          <w:sz w:val="22"/>
          <w:szCs w:val="22"/>
        </w:rPr>
        <w:pPrChange w:id="99" w:author="." w:date="2025-09-03T15:09:00Z" w16du:dateUtc="2025-09-03T07:09:00Z">
          <w:pPr>
            <w:pStyle w:val="a3"/>
            <w:numPr>
              <w:numId w:val="2"/>
            </w:numPr>
            <w:shd w:val="clear" w:color="auto" w:fill="FFFFFF"/>
            <w:ind w:left="360" w:hanging="360"/>
          </w:pPr>
        </w:pPrChange>
      </w:pPr>
    </w:p>
    <w:p w14:paraId="56289383" w14:textId="77777777" w:rsidR="00412753" w:rsidRPr="00064B79" w:rsidRDefault="000C443A" w:rsidP="00112501">
      <w:pPr>
        <w:pStyle w:val="a3"/>
        <w:shd w:val="clear" w:color="auto" w:fill="FFFFFF"/>
        <w:ind w:left="360"/>
        <w:rPr>
          <w:rFonts w:ascii="Arial" w:hAnsi="Arial" w:cs="Arial"/>
          <w:sz w:val="22"/>
          <w:szCs w:val="22"/>
        </w:rPr>
      </w:pPr>
      <w:r w:rsidRPr="00064B79">
        <w:rPr>
          <w:rFonts w:ascii="Arial" w:hAnsi="Arial" w:cs="Arial"/>
          <w:sz w:val="22"/>
          <w:szCs w:val="22"/>
        </w:rPr>
        <w:t xml:space="preserve">IN WITNESS WHEREOF, the parties hereto have executed this Agreement as of the date </w:t>
      </w:r>
      <w:r w:rsidR="00B75AA6" w:rsidRPr="00064B79">
        <w:rPr>
          <w:rFonts w:ascii="Arial" w:hAnsi="Arial" w:cs="Arial"/>
          <w:sz w:val="22"/>
          <w:szCs w:val="22"/>
        </w:rPr>
        <w:t>written below</w:t>
      </w:r>
      <w:r w:rsidRPr="00064B79">
        <w:rPr>
          <w:rFonts w:ascii="Arial" w:hAnsi="Arial" w:cs="Arial"/>
          <w:sz w:val="22"/>
          <w:szCs w:val="22"/>
        </w:rPr>
        <w:t>.</w:t>
      </w:r>
    </w:p>
    <w:p w14:paraId="6DAFF3F6" w14:textId="77777777" w:rsidR="00EB4E8F" w:rsidRPr="00064B79" w:rsidRDefault="00EB4E8F" w:rsidP="00EB4E8F">
      <w:pPr>
        <w:shd w:val="clear" w:color="auto" w:fill="FFFFFF"/>
        <w:rPr>
          <w:rFonts w:ascii="Arial" w:hAnsi="Arial" w:cs="Arial"/>
          <w:color w:val="222222"/>
          <w:sz w:val="22"/>
          <w:szCs w:val="22"/>
        </w:rPr>
      </w:pPr>
    </w:p>
    <w:p w14:paraId="122F0960" w14:textId="77777777" w:rsidR="00EB4E8F" w:rsidRPr="00064B79" w:rsidRDefault="00EB4E8F" w:rsidP="00EB4E8F">
      <w:pPr>
        <w:shd w:val="clear" w:color="auto" w:fill="FFFFFF"/>
        <w:rPr>
          <w:rFonts w:ascii="Arial" w:hAnsi="Arial" w:cs="Arial"/>
          <w:color w:val="222222"/>
          <w:sz w:val="22"/>
          <w:szCs w:val="22"/>
        </w:rPr>
      </w:pPr>
    </w:p>
    <w:p w14:paraId="318755A8" w14:textId="0A0967B4" w:rsidR="00EB4E8F" w:rsidRPr="00064B79" w:rsidRDefault="000C443A" w:rsidP="00EB4E8F">
      <w:pPr>
        <w:shd w:val="clear" w:color="auto" w:fill="FFFFFF"/>
        <w:rPr>
          <w:rFonts w:ascii="Arial" w:hAnsi="Arial" w:cs="Arial"/>
          <w:color w:val="222222"/>
          <w:sz w:val="22"/>
          <w:szCs w:val="22"/>
        </w:rPr>
      </w:pPr>
      <w:r w:rsidRPr="00064B79">
        <w:rPr>
          <w:rFonts w:ascii="Arial" w:hAnsi="Arial" w:cs="Arial"/>
          <w:b/>
          <w:color w:val="222222"/>
          <w:sz w:val="22"/>
          <w:szCs w:val="22"/>
        </w:rPr>
        <w:t>1</w:t>
      </w:r>
      <w:r w:rsidRPr="00064B79">
        <w:rPr>
          <w:rFonts w:ascii="Arial" w:hAnsi="Arial" w:cs="Arial"/>
          <w:b/>
          <w:color w:val="222222"/>
          <w:sz w:val="22"/>
          <w:szCs w:val="22"/>
          <w:vertAlign w:val="superscript"/>
        </w:rPr>
        <w:t xml:space="preserve">st </w:t>
      </w:r>
      <w:r w:rsidRPr="00064B79">
        <w:rPr>
          <w:rFonts w:ascii="Arial" w:hAnsi="Arial" w:cs="Arial"/>
          <w:b/>
          <w:color w:val="222222"/>
          <w:sz w:val="22"/>
          <w:szCs w:val="22"/>
        </w:rPr>
        <w:t>Party’s Signature</w:t>
      </w:r>
      <w:r w:rsidRPr="00064B79">
        <w:rPr>
          <w:rFonts w:ascii="Arial" w:hAnsi="Arial" w:cs="Arial"/>
          <w:color w:val="222222"/>
          <w:sz w:val="22"/>
          <w:szCs w:val="22"/>
        </w:rPr>
        <w:t xml:space="preserve"> </w:t>
      </w:r>
      <w:hyperlink r:id="rId7" w:history="1">
        <w:r w:rsidRPr="00064B79">
          <w:rPr>
            <w:rStyle w:val="a8"/>
            <w:rFonts w:ascii="Arial" w:hAnsi="Arial" w:cs="Arial"/>
            <w:sz w:val="22"/>
            <w:szCs w:val="22"/>
          </w:rPr>
          <w:t>______________________________</w:t>
        </w:r>
      </w:hyperlink>
      <w:r w:rsidRPr="00064B79">
        <w:rPr>
          <w:rFonts w:ascii="Arial" w:hAnsi="Arial" w:cs="Arial"/>
          <w:color w:val="222222"/>
          <w:sz w:val="22"/>
          <w:szCs w:val="22"/>
        </w:rPr>
        <w:t xml:space="preserve"> Date ___</w:t>
      </w:r>
      <w:r w:rsidR="00C80640" w:rsidRPr="006C5EB6">
        <w:rPr>
          <w:rFonts w:ascii="Arial" w:eastAsia="MS Mincho" w:hAnsi="Arial" w:cs="Arial"/>
          <w:color w:val="EE0000"/>
          <w:sz w:val="22"/>
          <w:szCs w:val="22"/>
          <w:u w:val="single"/>
          <w:lang w:eastAsia="ja-JP"/>
        </w:rPr>
        <w:t>[Date]</w:t>
      </w:r>
      <w:r w:rsidRPr="00064B79">
        <w:rPr>
          <w:rFonts w:ascii="Arial" w:hAnsi="Arial" w:cs="Arial" w:hint="eastAsia"/>
          <w:color w:val="222222"/>
          <w:sz w:val="22"/>
          <w:szCs w:val="22"/>
          <w:lang w:eastAsia="ja-JP"/>
        </w:rPr>
        <w:t>_</w:t>
      </w:r>
      <w:r w:rsidRPr="00064B79">
        <w:rPr>
          <w:rFonts w:ascii="Arial" w:hAnsi="Arial" w:cs="Arial"/>
          <w:color w:val="222222"/>
          <w:sz w:val="22"/>
          <w:szCs w:val="22"/>
        </w:rPr>
        <w:t>___</w:t>
      </w:r>
    </w:p>
    <w:p w14:paraId="15B684F3" w14:textId="77777777" w:rsidR="00EB4E8F" w:rsidRPr="00064B79" w:rsidRDefault="00EB4E8F" w:rsidP="00EB4E8F">
      <w:pPr>
        <w:shd w:val="clear" w:color="auto" w:fill="FFFFFF"/>
        <w:rPr>
          <w:rFonts w:ascii="Arial" w:hAnsi="Arial" w:cs="Arial"/>
          <w:color w:val="222222"/>
          <w:sz w:val="22"/>
          <w:szCs w:val="22"/>
        </w:rPr>
      </w:pPr>
    </w:p>
    <w:p w14:paraId="16172922" w14:textId="77777777" w:rsidR="00EB4E8F" w:rsidRPr="00064B79" w:rsidRDefault="00EB4E8F" w:rsidP="00EB4E8F">
      <w:pPr>
        <w:shd w:val="clear" w:color="auto" w:fill="FFFFFF"/>
        <w:rPr>
          <w:rFonts w:ascii="Arial" w:hAnsi="Arial" w:cs="Arial"/>
          <w:color w:val="222222"/>
          <w:sz w:val="22"/>
          <w:szCs w:val="22"/>
        </w:rPr>
      </w:pPr>
    </w:p>
    <w:p w14:paraId="7D941BA1" w14:textId="470E3718" w:rsidR="00EB4E8F" w:rsidRPr="007639C3" w:rsidRDefault="000C443A" w:rsidP="007639C3">
      <w:pPr>
        <w:shd w:val="clear" w:color="auto" w:fill="FFFFFF"/>
        <w:rPr>
          <w:rFonts w:ascii="Arial" w:hAnsi="Arial" w:cs="Arial"/>
          <w:color w:val="222222"/>
          <w:sz w:val="22"/>
          <w:szCs w:val="22"/>
        </w:rPr>
      </w:pPr>
      <w:r w:rsidRPr="00064B79">
        <w:rPr>
          <w:rFonts w:ascii="Arial" w:hAnsi="Arial" w:cs="Arial"/>
          <w:b/>
          <w:color w:val="222222"/>
          <w:sz w:val="22"/>
          <w:szCs w:val="22"/>
        </w:rPr>
        <w:t>2</w:t>
      </w:r>
      <w:r w:rsidRPr="00064B79">
        <w:rPr>
          <w:rFonts w:ascii="Arial" w:hAnsi="Arial" w:cs="Arial"/>
          <w:b/>
          <w:color w:val="222222"/>
          <w:sz w:val="22"/>
          <w:szCs w:val="22"/>
          <w:vertAlign w:val="superscript"/>
        </w:rPr>
        <w:t xml:space="preserve">nd </w:t>
      </w:r>
      <w:r w:rsidRPr="00064B79">
        <w:rPr>
          <w:rFonts w:ascii="Arial" w:hAnsi="Arial" w:cs="Arial"/>
          <w:b/>
          <w:color w:val="222222"/>
          <w:sz w:val="22"/>
          <w:szCs w:val="22"/>
        </w:rPr>
        <w:t>Party’s Signature</w:t>
      </w:r>
      <w:r w:rsidRPr="00064B79">
        <w:rPr>
          <w:rFonts w:ascii="Arial" w:hAnsi="Arial" w:cs="Arial"/>
          <w:color w:val="222222"/>
          <w:sz w:val="22"/>
          <w:szCs w:val="22"/>
        </w:rPr>
        <w:t xml:space="preserve"> </w:t>
      </w:r>
      <w:hyperlink r:id="rId8" w:history="1">
        <w:r w:rsidRPr="00064B79">
          <w:rPr>
            <w:rStyle w:val="a8"/>
            <w:rFonts w:ascii="Arial" w:hAnsi="Arial" w:cs="Arial"/>
            <w:sz w:val="22"/>
            <w:szCs w:val="22"/>
          </w:rPr>
          <w:t>______________________________</w:t>
        </w:r>
      </w:hyperlink>
      <w:r w:rsidRPr="00064B79">
        <w:rPr>
          <w:rFonts w:ascii="Arial" w:hAnsi="Arial" w:cs="Arial"/>
          <w:color w:val="222222"/>
          <w:sz w:val="22"/>
          <w:szCs w:val="22"/>
        </w:rPr>
        <w:t xml:space="preserve"> Date ___</w:t>
      </w:r>
      <w:r w:rsidR="00C80640" w:rsidRPr="006C5EB6">
        <w:rPr>
          <w:rFonts w:ascii="Arial" w:eastAsia="MS Mincho" w:hAnsi="Arial" w:cs="Arial"/>
          <w:color w:val="EE0000"/>
          <w:sz w:val="22"/>
          <w:szCs w:val="22"/>
          <w:u w:val="single"/>
          <w:lang w:eastAsia="ja-JP"/>
        </w:rPr>
        <w:t>[Date]</w:t>
      </w:r>
      <w:r w:rsidRPr="00064B79">
        <w:rPr>
          <w:rFonts w:ascii="Arial" w:hAnsi="Arial" w:cs="Arial"/>
          <w:color w:val="222222"/>
          <w:sz w:val="22"/>
          <w:szCs w:val="22"/>
        </w:rPr>
        <w:t>___</w:t>
      </w:r>
    </w:p>
    <w:sectPr w:rsidR="00EB4E8F" w:rsidRPr="007639C3" w:rsidSect="00050A25">
      <w:footerReference w:type="default" r:id="rId9"/>
      <w:pgSz w:w="12240" w:h="15840"/>
      <w:pgMar w:top="954"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B560E" w14:textId="77777777" w:rsidR="006219F2" w:rsidRDefault="006219F2">
      <w:r>
        <w:separator/>
      </w:r>
    </w:p>
  </w:endnote>
  <w:endnote w:type="continuationSeparator" w:id="0">
    <w:p w14:paraId="0FF8136D" w14:textId="77777777" w:rsidR="006219F2" w:rsidRDefault="006219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Yu Mincho Regular">
    <w:altName w:val="游明朝"/>
    <w:panose1 w:val="020B0604020202020204"/>
    <w:charset w:val="00"/>
    <w:family w:val="roman"/>
    <w:pitch w:val="default"/>
  </w:font>
  <w:font w:name="ＭＳ Ｐゴシック">
    <w:altName w:val="MS PGothic"/>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pleSystemUIFont">
    <w:altName w:val="Calibri"/>
    <w:panose1 w:val="020B0604020202020204"/>
    <w:charset w:val="00"/>
    <w:family w:val="auto"/>
    <w:notTrueType/>
    <w:pitch w:val="default"/>
    <w:sig w:usb0="00000003" w:usb1="00000000" w:usb2="00000000" w:usb3="00000000" w:csb0="00000001" w:csb1="00000000"/>
  </w:font>
  <w:font w:name="HGS明朝E">
    <w:altName w:val="HGSMinchoE"/>
    <w:panose1 w:val="02020900000000000000"/>
    <w:charset w:val="80"/>
    <w:family w:val="roman"/>
    <w:pitch w:val="variable"/>
    <w:sig w:usb0="E00002FF" w:usb1="6AC7FDFB"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DB037" w14:textId="77777777" w:rsidR="00FA0384" w:rsidRPr="00D63933" w:rsidRDefault="000C443A" w:rsidP="00FA0384">
    <w:pPr>
      <w:pStyle w:val="a6"/>
      <w:framePr w:w="1941" w:wrap="none" w:vAnchor="text" w:hAnchor="page" w:x="9221" w:y="128"/>
      <w:ind w:left="720"/>
      <w:jc w:val="right"/>
      <w:rPr>
        <w:rStyle w:val="a9"/>
        <w:rFonts w:ascii="Arial" w:hAnsi="Arial" w:cs="Arial"/>
        <w:sz w:val="20"/>
        <w:szCs w:val="20"/>
      </w:rPr>
    </w:pPr>
    <w:r w:rsidRPr="00D63933">
      <w:rPr>
        <w:rStyle w:val="a9"/>
        <w:rFonts w:ascii="Arial" w:hAnsi="Arial" w:cs="Arial"/>
        <w:sz w:val="20"/>
        <w:szCs w:val="20"/>
      </w:rPr>
      <w:t xml:space="preserve">Page </w:t>
    </w:r>
    <w:sdt>
      <w:sdtPr>
        <w:rPr>
          <w:rStyle w:val="a9"/>
          <w:rFonts w:ascii="Arial" w:hAnsi="Arial" w:cs="Arial"/>
          <w:sz w:val="20"/>
          <w:szCs w:val="20"/>
        </w:rPr>
        <w:id w:val="-1707871222"/>
        <w:docPartObj>
          <w:docPartGallery w:val="Page Numbers (Bottom of Page)"/>
          <w:docPartUnique/>
        </w:docPartObj>
      </w:sdtPr>
      <w:sdtContent>
        <w:r w:rsidRPr="00D63933">
          <w:rPr>
            <w:rStyle w:val="a9"/>
            <w:rFonts w:ascii="Arial" w:hAnsi="Arial" w:cs="Arial"/>
            <w:sz w:val="20"/>
            <w:szCs w:val="20"/>
          </w:rPr>
          <w:fldChar w:fldCharType="begin"/>
        </w:r>
        <w:r w:rsidRPr="00D63933">
          <w:rPr>
            <w:rStyle w:val="a9"/>
            <w:rFonts w:ascii="Arial" w:hAnsi="Arial" w:cs="Arial"/>
            <w:sz w:val="20"/>
            <w:szCs w:val="20"/>
          </w:rPr>
          <w:instrText xml:space="preserve"> PAGE </w:instrText>
        </w:r>
        <w:r w:rsidRPr="00D63933">
          <w:rPr>
            <w:rStyle w:val="a9"/>
            <w:rFonts w:ascii="Arial" w:hAnsi="Arial" w:cs="Arial"/>
            <w:sz w:val="20"/>
            <w:szCs w:val="20"/>
          </w:rPr>
          <w:fldChar w:fldCharType="separate"/>
        </w:r>
        <w:r>
          <w:rPr>
            <w:rStyle w:val="a9"/>
            <w:rFonts w:ascii="Arial" w:hAnsi="Arial" w:cs="Arial"/>
            <w:sz w:val="20"/>
            <w:szCs w:val="20"/>
          </w:rPr>
          <w:t>1</w:t>
        </w:r>
        <w:r w:rsidRPr="00D63933">
          <w:rPr>
            <w:rStyle w:val="a9"/>
            <w:rFonts w:ascii="Arial" w:hAnsi="Arial" w:cs="Arial"/>
            <w:sz w:val="20"/>
            <w:szCs w:val="20"/>
          </w:rPr>
          <w:fldChar w:fldCharType="end"/>
        </w:r>
        <w:r w:rsidRPr="00D63933">
          <w:rPr>
            <w:rStyle w:val="a9"/>
            <w:rFonts w:ascii="Arial" w:hAnsi="Arial" w:cs="Arial"/>
            <w:sz w:val="20"/>
            <w:szCs w:val="20"/>
          </w:rPr>
          <w:t xml:space="preserve"> of </w:t>
        </w:r>
        <w:r w:rsidRPr="00D63933">
          <w:rPr>
            <w:rStyle w:val="a9"/>
            <w:rFonts w:ascii="Arial" w:hAnsi="Arial" w:cs="Arial"/>
            <w:sz w:val="20"/>
            <w:szCs w:val="20"/>
          </w:rPr>
          <w:fldChar w:fldCharType="begin"/>
        </w:r>
        <w:r w:rsidRPr="00D63933">
          <w:rPr>
            <w:rStyle w:val="a9"/>
            <w:rFonts w:ascii="Arial" w:hAnsi="Arial" w:cs="Arial"/>
            <w:sz w:val="20"/>
            <w:szCs w:val="20"/>
          </w:rPr>
          <w:instrText xml:space="preserve"> NUMPAGES  \* MERGEFORMAT </w:instrText>
        </w:r>
        <w:r w:rsidRPr="00D63933">
          <w:rPr>
            <w:rStyle w:val="a9"/>
            <w:rFonts w:ascii="Arial" w:hAnsi="Arial" w:cs="Arial"/>
            <w:sz w:val="20"/>
            <w:szCs w:val="20"/>
          </w:rPr>
          <w:fldChar w:fldCharType="separate"/>
        </w:r>
        <w:r>
          <w:rPr>
            <w:rStyle w:val="a9"/>
            <w:rFonts w:ascii="Arial" w:hAnsi="Arial" w:cs="Arial"/>
            <w:sz w:val="20"/>
            <w:szCs w:val="20"/>
          </w:rPr>
          <w:t>3</w:t>
        </w:r>
        <w:r w:rsidRPr="00D63933">
          <w:rPr>
            <w:rStyle w:val="a9"/>
            <w:rFonts w:ascii="Arial" w:hAnsi="Arial" w:cs="Arial"/>
            <w:sz w:val="20"/>
            <w:szCs w:val="20"/>
          </w:rPr>
          <w:fldChar w:fldCharType="end"/>
        </w:r>
        <w:r w:rsidRPr="00D63933">
          <w:rPr>
            <w:rStyle w:val="a9"/>
            <w:rFonts w:ascii="Arial" w:hAnsi="Arial" w:cs="Arial"/>
            <w:sz w:val="20"/>
            <w:szCs w:val="20"/>
          </w:rPr>
          <w:t xml:space="preserve"> </w:t>
        </w:r>
      </w:sdtContent>
    </w:sdt>
  </w:p>
  <w:p w14:paraId="54DDFDC7" w14:textId="77777777" w:rsidR="00FA0384" w:rsidRPr="00FA0384" w:rsidRDefault="000C443A" w:rsidP="00FA0384">
    <w:pPr>
      <w:pStyle w:val="a6"/>
      <w:tabs>
        <w:tab w:val="clear" w:pos="4680"/>
        <w:tab w:val="clear" w:pos="9360"/>
        <w:tab w:val="left" w:pos="6180"/>
      </w:tabs>
      <w:ind w:right="360"/>
      <w:rPr>
        <w:rFonts w:ascii="Arial" w:hAnsi="Arial" w:cs="Arial"/>
        <w:sz w:val="20"/>
        <w:szCs w:val="20"/>
      </w:rPr>
    </w:pPr>
    <w:r w:rsidRPr="00FA0384">
      <w:rPr>
        <w:rStyle w:val="a8"/>
        <w:rFonts w:ascii="Arial" w:hAnsi="Arial" w:cs="Arial"/>
        <w:noProof/>
        <w:color w:val="000000" w:themeColor="text1"/>
        <w:sz w:val="20"/>
        <w:szCs w:val="20"/>
        <w:u w:val="none"/>
      </w:rPr>
      <w:drawing>
        <wp:inline distT="0" distB="0" distL="0" distR="0" wp14:anchorId="04C37789" wp14:editId="59CD73B2">
          <wp:extent cx="254000" cy="254000"/>
          <wp:effectExtent l="0" t="0" r="0" b="0"/>
          <wp:docPr id="8" name="Picture 8">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a:hlinkClick r:id="rId1"/>
                  </pic:cNvPr>
                  <pic:cNvPicPr/>
                </pic:nvPicPr>
                <pic:blipFill>
                  <a:blip r:embed="rId2"/>
                  <a:stretch>
                    <a:fillRect/>
                  </a:stretch>
                </pic:blipFill>
                <pic:spPr>
                  <a:xfrm>
                    <a:off x="0" y="0"/>
                    <a:ext cx="254000" cy="254000"/>
                  </a:xfrm>
                  <a:prstGeom prst="rect">
                    <a:avLst/>
                  </a:prstGeom>
                </pic:spPr>
              </pic:pic>
            </a:graphicData>
          </a:graphic>
        </wp:inline>
      </w:drawing>
    </w:r>
    <w:r w:rsidRPr="00FA0384">
      <w:rPr>
        <w:rFonts w:ascii="Arial" w:hAnsi="Arial" w:cs="Arial"/>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81CC8" w14:textId="77777777" w:rsidR="006219F2" w:rsidRDefault="006219F2">
      <w:r>
        <w:separator/>
      </w:r>
    </w:p>
  </w:footnote>
  <w:footnote w:type="continuationSeparator" w:id="0">
    <w:p w14:paraId="3408154B" w14:textId="77777777" w:rsidR="006219F2" w:rsidRDefault="006219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751A1"/>
    <w:multiLevelType w:val="hybridMultilevel"/>
    <w:tmpl w:val="AD88DB16"/>
    <w:lvl w:ilvl="0" w:tplc="2F8EC8E4">
      <w:start w:val="1"/>
      <w:numFmt w:val="upperRoman"/>
      <w:lvlText w:val="%1."/>
      <w:lvlJc w:val="left"/>
      <w:pPr>
        <w:ind w:left="1080" w:hanging="720"/>
      </w:pPr>
      <w:rPr>
        <w:rFonts w:hint="default"/>
      </w:rPr>
    </w:lvl>
    <w:lvl w:ilvl="1" w:tplc="63763D16" w:tentative="1">
      <w:start w:val="1"/>
      <w:numFmt w:val="lowerLetter"/>
      <w:lvlText w:val="%2."/>
      <w:lvlJc w:val="left"/>
      <w:pPr>
        <w:ind w:left="1440" w:hanging="360"/>
      </w:pPr>
    </w:lvl>
    <w:lvl w:ilvl="2" w:tplc="E246559A" w:tentative="1">
      <w:start w:val="1"/>
      <w:numFmt w:val="lowerRoman"/>
      <w:lvlText w:val="%3."/>
      <w:lvlJc w:val="right"/>
      <w:pPr>
        <w:ind w:left="2160" w:hanging="180"/>
      </w:pPr>
    </w:lvl>
    <w:lvl w:ilvl="3" w:tplc="626E8248" w:tentative="1">
      <w:start w:val="1"/>
      <w:numFmt w:val="decimal"/>
      <w:lvlText w:val="%4."/>
      <w:lvlJc w:val="left"/>
      <w:pPr>
        <w:ind w:left="2880" w:hanging="360"/>
      </w:pPr>
    </w:lvl>
    <w:lvl w:ilvl="4" w:tplc="9EEE9850" w:tentative="1">
      <w:start w:val="1"/>
      <w:numFmt w:val="lowerLetter"/>
      <w:lvlText w:val="%5."/>
      <w:lvlJc w:val="left"/>
      <w:pPr>
        <w:ind w:left="3600" w:hanging="360"/>
      </w:pPr>
    </w:lvl>
    <w:lvl w:ilvl="5" w:tplc="AC3ABFEE" w:tentative="1">
      <w:start w:val="1"/>
      <w:numFmt w:val="lowerRoman"/>
      <w:lvlText w:val="%6."/>
      <w:lvlJc w:val="right"/>
      <w:pPr>
        <w:ind w:left="4320" w:hanging="180"/>
      </w:pPr>
    </w:lvl>
    <w:lvl w:ilvl="6" w:tplc="B1D0FC8C" w:tentative="1">
      <w:start w:val="1"/>
      <w:numFmt w:val="decimal"/>
      <w:lvlText w:val="%7."/>
      <w:lvlJc w:val="left"/>
      <w:pPr>
        <w:ind w:left="5040" w:hanging="360"/>
      </w:pPr>
    </w:lvl>
    <w:lvl w:ilvl="7" w:tplc="25AC7BC6" w:tentative="1">
      <w:start w:val="1"/>
      <w:numFmt w:val="lowerLetter"/>
      <w:lvlText w:val="%8."/>
      <w:lvlJc w:val="left"/>
      <w:pPr>
        <w:ind w:left="5760" w:hanging="360"/>
      </w:pPr>
    </w:lvl>
    <w:lvl w:ilvl="8" w:tplc="F3209556" w:tentative="1">
      <w:start w:val="1"/>
      <w:numFmt w:val="lowerRoman"/>
      <w:lvlText w:val="%9."/>
      <w:lvlJc w:val="right"/>
      <w:pPr>
        <w:ind w:left="6480" w:hanging="180"/>
      </w:pPr>
    </w:lvl>
  </w:abstractNum>
  <w:abstractNum w:abstractNumId="1" w15:restartNumberingAfterBreak="0">
    <w:nsid w:val="27B3491F"/>
    <w:multiLevelType w:val="hybridMultilevel"/>
    <w:tmpl w:val="62FCD862"/>
    <w:lvl w:ilvl="0" w:tplc="7910FA86">
      <w:start w:val="1"/>
      <w:numFmt w:val="upperRoman"/>
      <w:lvlText w:val="%1."/>
      <w:lvlJc w:val="right"/>
      <w:pPr>
        <w:ind w:left="360" w:hanging="360"/>
      </w:pPr>
      <w:rPr>
        <w:b/>
        <w:bCs/>
      </w:rPr>
    </w:lvl>
    <w:lvl w:ilvl="1" w:tplc="6BEA8264">
      <w:start w:val="1"/>
      <w:numFmt w:val="lowerLetter"/>
      <w:lvlText w:val="%2."/>
      <w:lvlJc w:val="left"/>
      <w:pPr>
        <w:ind w:left="1080" w:hanging="360"/>
      </w:pPr>
    </w:lvl>
    <w:lvl w:ilvl="2" w:tplc="DA2C8188" w:tentative="1">
      <w:start w:val="1"/>
      <w:numFmt w:val="lowerRoman"/>
      <w:lvlText w:val="%3."/>
      <w:lvlJc w:val="right"/>
      <w:pPr>
        <w:ind w:left="1800" w:hanging="180"/>
      </w:pPr>
    </w:lvl>
    <w:lvl w:ilvl="3" w:tplc="D5E8B40A" w:tentative="1">
      <w:start w:val="1"/>
      <w:numFmt w:val="decimal"/>
      <w:lvlText w:val="%4."/>
      <w:lvlJc w:val="left"/>
      <w:pPr>
        <w:ind w:left="2520" w:hanging="360"/>
      </w:pPr>
    </w:lvl>
    <w:lvl w:ilvl="4" w:tplc="5D9EC892" w:tentative="1">
      <w:start w:val="1"/>
      <w:numFmt w:val="lowerLetter"/>
      <w:lvlText w:val="%5."/>
      <w:lvlJc w:val="left"/>
      <w:pPr>
        <w:ind w:left="3240" w:hanging="360"/>
      </w:pPr>
    </w:lvl>
    <w:lvl w:ilvl="5" w:tplc="FD2051B2" w:tentative="1">
      <w:start w:val="1"/>
      <w:numFmt w:val="lowerRoman"/>
      <w:lvlText w:val="%6."/>
      <w:lvlJc w:val="right"/>
      <w:pPr>
        <w:ind w:left="3960" w:hanging="180"/>
      </w:pPr>
    </w:lvl>
    <w:lvl w:ilvl="6" w:tplc="9C7475AE" w:tentative="1">
      <w:start w:val="1"/>
      <w:numFmt w:val="decimal"/>
      <w:lvlText w:val="%7."/>
      <w:lvlJc w:val="left"/>
      <w:pPr>
        <w:ind w:left="4680" w:hanging="360"/>
      </w:pPr>
    </w:lvl>
    <w:lvl w:ilvl="7" w:tplc="FAB0DF08" w:tentative="1">
      <w:start w:val="1"/>
      <w:numFmt w:val="lowerLetter"/>
      <w:lvlText w:val="%8."/>
      <w:lvlJc w:val="left"/>
      <w:pPr>
        <w:ind w:left="5400" w:hanging="360"/>
      </w:pPr>
    </w:lvl>
    <w:lvl w:ilvl="8" w:tplc="F7DA1F46" w:tentative="1">
      <w:start w:val="1"/>
      <w:numFmt w:val="lowerRoman"/>
      <w:lvlText w:val="%9."/>
      <w:lvlJc w:val="right"/>
      <w:pPr>
        <w:ind w:left="6120" w:hanging="180"/>
      </w:pPr>
    </w:lvl>
  </w:abstractNum>
  <w:abstractNum w:abstractNumId="2" w15:restartNumberingAfterBreak="0">
    <w:nsid w:val="3BE74101"/>
    <w:multiLevelType w:val="hybridMultilevel"/>
    <w:tmpl w:val="053C2EF8"/>
    <w:lvl w:ilvl="0" w:tplc="6C64AED4">
      <w:start w:val="1"/>
      <w:numFmt w:val="upperRoman"/>
      <w:lvlText w:val="%1."/>
      <w:lvlJc w:val="left"/>
      <w:pPr>
        <w:ind w:left="1080" w:hanging="720"/>
      </w:pPr>
      <w:rPr>
        <w:rFonts w:hint="default"/>
        <w:b/>
      </w:rPr>
    </w:lvl>
    <w:lvl w:ilvl="1" w:tplc="81E84404" w:tentative="1">
      <w:start w:val="1"/>
      <w:numFmt w:val="lowerLetter"/>
      <w:lvlText w:val="%2."/>
      <w:lvlJc w:val="left"/>
      <w:pPr>
        <w:ind w:left="1440" w:hanging="360"/>
      </w:pPr>
    </w:lvl>
    <w:lvl w:ilvl="2" w:tplc="98C413F2" w:tentative="1">
      <w:start w:val="1"/>
      <w:numFmt w:val="lowerRoman"/>
      <w:lvlText w:val="%3."/>
      <w:lvlJc w:val="right"/>
      <w:pPr>
        <w:ind w:left="2160" w:hanging="180"/>
      </w:pPr>
    </w:lvl>
    <w:lvl w:ilvl="3" w:tplc="79AC46A0" w:tentative="1">
      <w:start w:val="1"/>
      <w:numFmt w:val="decimal"/>
      <w:lvlText w:val="%4."/>
      <w:lvlJc w:val="left"/>
      <w:pPr>
        <w:ind w:left="2880" w:hanging="360"/>
      </w:pPr>
    </w:lvl>
    <w:lvl w:ilvl="4" w:tplc="CAFE1388" w:tentative="1">
      <w:start w:val="1"/>
      <w:numFmt w:val="lowerLetter"/>
      <w:lvlText w:val="%5."/>
      <w:lvlJc w:val="left"/>
      <w:pPr>
        <w:ind w:left="3600" w:hanging="360"/>
      </w:pPr>
    </w:lvl>
    <w:lvl w:ilvl="5" w:tplc="880802A2" w:tentative="1">
      <w:start w:val="1"/>
      <w:numFmt w:val="lowerRoman"/>
      <w:lvlText w:val="%6."/>
      <w:lvlJc w:val="right"/>
      <w:pPr>
        <w:ind w:left="4320" w:hanging="180"/>
      </w:pPr>
    </w:lvl>
    <w:lvl w:ilvl="6" w:tplc="412C99EE" w:tentative="1">
      <w:start w:val="1"/>
      <w:numFmt w:val="decimal"/>
      <w:lvlText w:val="%7."/>
      <w:lvlJc w:val="left"/>
      <w:pPr>
        <w:ind w:left="5040" w:hanging="360"/>
      </w:pPr>
    </w:lvl>
    <w:lvl w:ilvl="7" w:tplc="DBC01440" w:tentative="1">
      <w:start w:val="1"/>
      <w:numFmt w:val="lowerLetter"/>
      <w:lvlText w:val="%8."/>
      <w:lvlJc w:val="left"/>
      <w:pPr>
        <w:ind w:left="5760" w:hanging="360"/>
      </w:pPr>
    </w:lvl>
    <w:lvl w:ilvl="8" w:tplc="5982428C" w:tentative="1">
      <w:start w:val="1"/>
      <w:numFmt w:val="lowerRoman"/>
      <w:lvlText w:val="%9."/>
      <w:lvlJc w:val="right"/>
      <w:pPr>
        <w:ind w:left="6480" w:hanging="180"/>
      </w:pPr>
    </w:lvl>
  </w:abstractNum>
  <w:abstractNum w:abstractNumId="3" w15:restartNumberingAfterBreak="0">
    <w:nsid w:val="483C645F"/>
    <w:multiLevelType w:val="hybridMultilevel"/>
    <w:tmpl w:val="30720E78"/>
    <w:lvl w:ilvl="0" w:tplc="8C028978">
      <w:start w:val="1"/>
      <w:numFmt w:val="lowerLetter"/>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4" w15:restartNumberingAfterBreak="0">
    <w:nsid w:val="63BB3816"/>
    <w:multiLevelType w:val="hybridMultilevel"/>
    <w:tmpl w:val="B302E554"/>
    <w:lvl w:ilvl="0" w:tplc="DD0C9830">
      <w:start w:val="1"/>
      <w:numFmt w:val="upperRoman"/>
      <w:lvlText w:val="%1."/>
      <w:lvlJc w:val="right"/>
      <w:pPr>
        <w:ind w:left="720" w:hanging="360"/>
      </w:pPr>
    </w:lvl>
    <w:lvl w:ilvl="1" w:tplc="DD3CD146" w:tentative="1">
      <w:start w:val="1"/>
      <w:numFmt w:val="lowerLetter"/>
      <w:lvlText w:val="%2."/>
      <w:lvlJc w:val="left"/>
      <w:pPr>
        <w:ind w:left="1440" w:hanging="360"/>
      </w:pPr>
    </w:lvl>
    <w:lvl w:ilvl="2" w:tplc="15E2F656" w:tentative="1">
      <w:start w:val="1"/>
      <w:numFmt w:val="lowerRoman"/>
      <w:lvlText w:val="%3."/>
      <w:lvlJc w:val="right"/>
      <w:pPr>
        <w:ind w:left="2160" w:hanging="180"/>
      </w:pPr>
    </w:lvl>
    <w:lvl w:ilvl="3" w:tplc="E842DAE2" w:tentative="1">
      <w:start w:val="1"/>
      <w:numFmt w:val="decimal"/>
      <w:lvlText w:val="%4."/>
      <w:lvlJc w:val="left"/>
      <w:pPr>
        <w:ind w:left="2880" w:hanging="360"/>
      </w:pPr>
    </w:lvl>
    <w:lvl w:ilvl="4" w:tplc="ACA24528" w:tentative="1">
      <w:start w:val="1"/>
      <w:numFmt w:val="lowerLetter"/>
      <w:lvlText w:val="%5."/>
      <w:lvlJc w:val="left"/>
      <w:pPr>
        <w:ind w:left="3600" w:hanging="360"/>
      </w:pPr>
    </w:lvl>
    <w:lvl w:ilvl="5" w:tplc="758612E8" w:tentative="1">
      <w:start w:val="1"/>
      <w:numFmt w:val="lowerRoman"/>
      <w:lvlText w:val="%6."/>
      <w:lvlJc w:val="right"/>
      <w:pPr>
        <w:ind w:left="4320" w:hanging="180"/>
      </w:pPr>
    </w:lvl>
    <w:lvl w:ilvl="6" w:tplc="D3E696D6" w:tentative="1">
      <w:start w:val="1"/>
      <w:numFmt w:val="decimal"/>
      <w:lvlText w:val="%7."/>
      <w:lvlJc w:val="left"/>
      <w:pPr>
        <w:ind w:left="5040" w:hanging="360"/>
      </w:pPr>
    </w:lvl>
    <w:lvl w:ilvl="7" w:tplc="17D6AB70" w:tentative="1">
      <w:start w:val="1"/>
      <w:numFmt w:val="lowerLetter"/>
      <w:lvlText w:val="%8."/>
      <w:lvlJc w:val="left"/>
      <w:pPr>
        <w:ind w:left="5760" w:hanging="360"/>
      </w:pPr>
    </w:lvl>
    <w:lvl w:ilvl="8" w:tplc="687AAD0C" w:tentative="1">
      <w:start w:val="1"/>
      <w:numFmt w:val="lowerRoman"/>
      <w:lvlText w:val="%9."/>
      <w:lvlJc w:val="right"/>
      <w:pPr>
        <w:ind w:left="6480" w:hanging="180"/>
      </w:pPr>
    </w:lvl>
  </w:abstractNum>
  <w:num w:numId="1" w16cid:durableId="1781727598">
    <w:abstractNumId w:val="0"/>
  </w:num>
  <w:num w:numId="2" w16cid:durableId="857086334">
    <w:abstractNumId w:val="1"/>
  </w:num>
  <w:num w:numId="3" w16cid:durableId="1111243631">
    <w:abstractNumId w:val="2"/>
  </w:num>
  <w:num w:numId="4" w16cid:durableId="1307736443">
    <w:abstractNumId w:val="4"/>
  </w:num>
  <w:num w:numId="5" w16cid:durableId="24504107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
    <w15:presenceInfo w15:providerId="AD" w15:userId="S::q9r5s@sanddunecreative.onmicrosoft.com::3ab2dd18-ce04-4325-b72b-80c2369a3f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244"/>
    <w:rsid w:val="00026F96"/>
    <w:rsid w:val="00050A25"/>
    <w:rsid w:val="00064B79"/>
    <w:rsid w:val="00084F34"/>
    <w:rsid w:val="000C443A"/>
    <w:rsid w:val="001107C9"/>
    <w:rsid w:val="00112501"/>
    <w:rsid w:val="0012513E"/>
    <w:rsid w:val="001829B6"/>
    <w:rsid w:val="00284244"/>
    <w:rsid w:val="002C5AC0"/>
    <w:rsid w:val="002D4AC6"/>
    <w:rsid w:val="002F40A9"/>
    <w:rsid w:val="00386AAC"/>
    <w:rsid w:val="003A3DB3"/>
    <w:rsid w:val="003F5079"/>
    <w:rsid w:val="00412753"/>
    <w:rsid w:val="00437A59"/>
    <w:rsid w:val="004721FF"/>
    <w:rsid w:val="0048469E"/>
    <w:rsid w:val="004C4495"/>
    <w:rsid w:val="004C4636"/>
    <w:rsid w:val="0051737B"/>
    <w:rsid w:val="00534B84"/>
    <w:rsid w:val="0056257E"/>
    <w:rsid w:val="005829CB"/>
    <w:rsid w:val="005A1AB0"/>
    <w:rsid w:val="005B420A"/>
    <w:rsid w:val="006219F2"/>
    <w:rsid w:val="00667CA2"/>
    <w:rsid w:val="006906C2"/>
    <w:rsid w:val="006A48D0"/>
    <w:rsid w:val="006C5EB6"/>
    <w:rsid w:val="007639C3"/>
    <w:rsid w:val="007C02C0"/>
    <w:rsid w:val="007D2EB7"/>
    <w:rsid w:val="00893A3B"/>
    <w:rsid w:val="008D52CA"/>
    <w:rsid w:val="008F7361"/>
    <w:rsid w:val="00990839"/>
    <w:rsid w:val="009B3CF3"/>
    <w:rsid w:val="009B6225"/>
    <w:rsid w:val="009D0231"/>
    <w:rsid w:val="00A006C9"/>
    <w:rsid w:val="00A24530"/>
    <w:rsid w:val="00A5073F"/>
    <w:rsid w:val="00B15BB0"/>
    <w:rsid w:val="00B25695"/>
    <w:rsid w:val="00B75AA6"/>
    <w:rsid w:val="00B83D7B"/>
    <w:rsid w:val="00BB7299"/>
    <w:rsid w:val="00BC2B1F"/>
    <w:rsid w:val="00BF7820"/>
    <w:rsid w:val="00C80640"/>
    <w:rsid w:val="00D0732E"/>
    <w:rsid w:val="00D63933"/>
    <w:rsid w:val="00D874BF"/>
    <w:rsid w:val="00DB49FB"/>
    <w:rsid w:val="00E0214A"/>
    <w:rsid w:val="00E64CC8"/>
    <w:rsid w:val="00E671E8"/>
    <w:rsid w:val="00E92C0D"/>
    <w:rsid w:val="00EB4E8F"/>
    <w:rsid w:val="00F42CB1"/>
    <w:rsid w:val="00F50ED2"/>
    <w:rsid w:val="00FA0384"/>
    <w:rsid w:val="00FC047A"/>
    <w:rsid w:val="00FF5E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719D70E"/>
  <w14:defaultImageDpi w14:val="32767"/>
  <w15:chartTrackingRefBased/>
  <w15:docId w15:val="{9827C80A-3A73-E448-BF7B-245BB619D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6257E"/>
    <w:rPr>
      <w:rFonts w:ascii="Times New Roman" w:eastAsia="Times New Roman"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84244"/>
    <w:pPr>
      <w:ind w:left="720"/>
      <w:contextualSpacing/>
    </w:pPr>
    <w:rPr>
      <w:rFonts w:asciiTheme="minorHAnsi" w:eastAsiaTheme="minorHAnsi" w:hAnsiTheme="minorHAnsi" w:cstheme="minorBidi"/>
    </w:rPr>
  </w:style>
  <w:style w:type="paragraph" w:styleId="a4">
    <w:name w:val="header"/>
    <w:basedOn w:val="a"/>
    <w:link w:val="a5"/>
    <w:uiPriority w:val="99"/>
    <w:unhideWhenUsed/>
    <w:rsid w:val="003A3DB3"/>
    <w:pPr>
      <w:tabs>
        <w:tab w:val="center" w:pos="4680"/>
        <w:tab w:val="right" w:pos="9360"/>
      </w:tabs>
    </w:pPr>
  </w:style>
  <w:style w:type="character" w:customStyle="1" w:styleId="a5">
    <w:name w:val="ヘッダー (文字)"/>
    <w:basedOn w:val="a0"/>
    <w:link w:val="a4"/>
    <w:uiPriority w:val="99"/>
    <w:rsid w:val="003A3DB3"/>
    <w:rPr>
      <w:rFonts w:ascii="Times New Roman" w:eastAsia="Times New Roman" w:hAnsi="Times New Roman" w:cs="Times New Roman"/>
    </w:rPr>
  </w:style>
  <w:style w:type="paragraph" w:styleId="a6">
    <w:name w:val="footer"/>
    <w:basedOn w:val="a"/>
    <w:link w:val="a7"/>
    <w:uiPriority w:val="99"/>
    <w:unhideWhenUsed/>
    <w:rsid w:val="003A3DB3"/>
    <w:pPr>
      <w:tabs>
        <w:tab w:val="center" w:pos="4680"/>
        <w:tab w:val="right" w:pos="9360"/>
      </w:tabs>
    </w:pPr>
  </w:style>
  <w:style w:type="character" w:customStyle="1" w:styleId="a7">
    <w:name w:val="フッター (文字)"/>
    <w:basedOn w:val="a0"/>
    <w:link w:val="a6"/>
    <w:uiPriority w:val="99"/>
    <w:rsid w:val="003A3DB3"/>
    <w:rPr>
      <w:rFonts w:ascii="Times New Roman" w:eastAsia="Times New Roman" w:hAnsi="Times New Roman" w:cs="Times New Roman"/>
    </w:rPr>
  </w:style>
  <w:style w:type="character" w:styleId="a8">
    <w:name w:val="Hyperlink"/>
    <w:basedOn w:val="a0"/>
    <w:rsid w:val="003A3DB3"/>
    <w:rPr>
      <w:color w:val="0000FF"/>
      <w:u w:val="single"/>
    </w:rPr>
  </w:style>
  <w:style w:type="character" w:styleId="a9">
    <w:name w:val="page number"/>
    <w:basedOn w:val="a0"/>
    <w:uiPriority w:val="99"/>
    <w:rsid w:val="003A3DB3"/>
  </w:style>
  <w:style w:type="paragraph" w:customStyle="1" w:styleId="p2">
    <w:name w:val="p2"/>
    <w:basedOn w:val="a"/>
    <w:rsid w:val="00437A59"/>
    <w:rPr>
      <w:rFonts w:ascii="Helvetica" w:eastAsiaTheme="minorHAnsi" w:hAnsi="Helvetica"/>
      <w:sz w:val="15"/>
      <w:szCs w:val="15"/>
    </w:rPr>
  </w:style>
  <w:style w:type="character" w:styleId="aa">
    <w:name w:val="Subtle Emphasis"/>
    <w:basedOn w:val="a0"/>
    <w:uiPriority w:val="19"/>
    <w:qFormat/>
    <w:rsid w:val="00B75AA6"/>
    <w:rPr>
      <w:i/>
      <w:iCs/>
      <w:color w:val="404040" w:themeColor="text1" w:themeTint="BF"/>
    </w:rPr>
  </w:style>
  <w:style w:type="character" w:customStyle="1" w:styleId="UnresolvedMention1">
    <w:name w:val="Unresolved Mention1"/>
    <w:basedOn w:val="a0"/>
    <w:uiPriority w:val="99"/>
    <w:rsid w:val="00050A25"/>
    <w:rPr>
      <w:color w:val="605E5C"/>
      <w:shd w:val="clear" w:color="auto" w:fill="E1DFDD"/>
    </w:rPr>
  </w:style>
  <w:style w:type="paragraph" w:styleId="ab">
    <w:name w:val="Revision"/>
    <w:hidden/>
    <w:uiPriority w:val="99"/>
    <w:semiHidden/>
    <w:rsid w:val="00D874B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ign.com/" TargetMode="External"/><Relationship Id="rId3" Type="http://schemas.openxmlformats.org/officeDocument/2006/relationships/settings" Target="settings.xml"/><Relationship Id="rId7" Type="http://schemas.openxmlformats.org/officeDocument/2006/relationships/hyperlink" Target="https://esig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1.tif"/><Relationship Id="rId1" Type="http://schemas.openxmlformats.org/officeDocument/2006/relationships/hyperlink" Target="https://eform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1220</Words>
  <Characters>6959</Characters>
  <Application>Microsoft Office Word</Application>
  <DocSecurity>0</DocSecurity>
  <Lines>57</Lines>
  <Paragraphs>16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Non-Disclosure Agreement (NDA) Template</vt:lpstr>
      <vt:lpstr>Non-Disclosure Agreement (NDA) Template</vt:lpstr>
    </vt:vector>
  </TitlesOfParts>
  <Company/>
  <LinksUpToDate>false</LinksUpToDate>
  <CharactersWithSpaces>8163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Non-Disclosure Agreement (NDA) Template</dc:title>
  <dc:creator>eForms</dc:creator>
  <cp:lastModifiedBy>.</cp:lastModifiedBy>
  <cp:revision>3</cp:revision>
  <dcterms:created xsi:type="dcterms:W3CDTF">2025-09-03T02:25:00Z</dcterms:created>
  <dcterms:modified xsi:type="dcterms:W3CDTF">2025-09-03T07:10:00Z</dcterms:modified>
</cp:coreProperties>
</file>