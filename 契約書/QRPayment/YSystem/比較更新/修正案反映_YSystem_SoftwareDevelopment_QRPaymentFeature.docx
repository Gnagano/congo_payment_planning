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AB7D4" w14:textId="77777777" w:rsidR="006A5B8D" w:rsidRDefault="006A5B8D" w:rsidP="006A5B8D">
      <w:pPr>
        <w:widowControl/>
        <w:autoSpaceDE w:val="0"/>
        <w:autoSpaceDN w:val="0"/>
        <w:adjustRightInd w:val="0"/>
        <w:spacing w:after="240" w:line="1100" w:lineRule="atLeast"/>
        <w:rPr>
          <w:rFonts w:ascii="Arial Bold" w:hAnsi="Arial Bold" w:cs="Arial Bold"/>
          <w:b/>
          <w:bCs/>
          <w:color w:val="000000"/>
          <w:kern w:val="0"/>
          <w:sz w:val="96"/>
          <w:szCs w:val="96"/>
        </w:rPr>
      </w:pPr>
    </w:p>
    <w:p w14:paraId="0CB9781B" w14:textId="77777777" w:rsidR="003C7832" w:rsidRDefault="003C7832" w:rsidP="006A5B8D">
      <w:pPr>
        <w:widowControl/>
        <w:autoSpaceDE w:val="0"/>
        <w:autoSpaceDN w:val="0"/>
        <w:adjustRightInd w:val="0"/>
        <w:spacing w:after="240" w:line="1100" w:lineRule="atLeast"/>
        <w:rPr>
          <w:rFonts w:ascii="Arial Bold" w:hAnsi="Arial Bold" w:cs="Arial Bold"/>
          <w:b/>
          <w:bCs/>
          <w:color w:val="000000"/>
          <w:kern w:val="0"/>
          <w:sz w:val="96"/>
          <w:szCs w:val="96"/>
        </w:rPr>
      </w:pPr>
    </w:p>
    <w:p w14:paraId="1ED67A96" w14:textId="25424655" w:rsidR="006A5B8D" w:rsidRDefault="006A5B8D" w:rsidP="006A5B8D">
      <w:pPr>
        <w:widowControl/>
        <w:autoSpaceDE w:val="0"/>
        <w:autoSpaceDN w:val="0"/>
        <w:adjustRightInd w:val="0"/>
        <w:spacing w:after="240" w:line="1100" w:lineRule="atLeast"/>
        <w:rPr>
          <w:rFonts w:ascii="Times Roman" w:hAnsi="Times Roman" w:cs="Times Roman"/>
          <w:color w:val="000000"/>
          <w:kern w:val="0"/>
        </w:rPr>
      </w:pPr>
      <w:r>
        <w:rPr>
          <w:rFonts w:ascii="Arial Bold" w:hAnsi="Arial Bold" w:cs="Arial Bold"/>
          <w:b/>
          <w:bCs/>
          <w:color w:val="000000"/>
          <w:kern w:val="0"/>
          <w:sz w:val="96"/>
          <w:szCs w:val="96"/>
        </w:rPr>
        <w:t xml:space="preserve">Software Development Agreement </w:t>
      </w:r>
    </w:p>
    <w:p w14:paraId="2529951A" w14:textId="09A704B4" w:rsidR="006A5B8D" w:rsidRPr="003C7832" w:rsidRDefault="003C7832" w:rsidP="006A5B8D">
      <w:pPr>
        <w:widowControl/>
        <w:autoSpaceDE w:val="0"/>
        <w:autoSpaceDN w:val="0"/>
        <w:adjustRightInd w:val="0"/>
        <w:spacing w:after="240" w:line="460" w:lineRule="atLeast"/>
        <w:rPr>
          <w:rFonts w:ascii="Arial" w:hAnsi="Arial" w:cs="Arial"/>
          <w:color w:val="000000"/>
          <w:kern w:val="0"/>
          <w:sz w:val="36"/>
          <w:szCs w:val="36"/>
        </w:rPr>
      </w:pPr>
      <w:proofErr w:type="spellStart"/>
      <w:r w:rsidRPr="003C7832">
        <w:rPr>
          <w:rFonts w:ascii="ＭＳ Ｐゴシック" w:eastAsia="ＭＳ Ｐゴシック" w:hAnsi="ＭＳ Ｐゴシック" w:cs="ＭＳ Ｐゴシック" w:hint="eastAsia"/>
          <w:b/>
          <w:bCs/>
          <w:kern w:val="0"/>
          <w:sz w:val="36"/>
          <w:szCs w:val="36"/>
          <w14:ligatures w14:val="none"/>
        </w:rPr>
        <w:t>JCFinances</w:t>
      </w:r>
      <w:proofErr w:type="spellEnd"/>
      <w:r w:rsidRPr="003C7832">
        <w:rPr>
          <w:rFonts w:ascii="ＭＳ Ｐゴシック" w:eastAsia="ＭＳ Ｐゴシック" w:hAnsi="ＭＳ Ｐゴシック" w:cs="ＭＳ Ｐゴシック" w:hint="eastAsia"/>
          <w:b/>
          <w:bCs/>
          <w:kern w:val="0"/>
          <w:sz w:val="36"/>
          <w:szCs w:val="36"/>
          <w14:ligatures w14:val="none"/>
        </w:rPr>
        <w:t>（</w:t>
      </w:r>
      <w:r w:rsidR="006A5B8D" w:rsidRPr="006A5B8D">
        <w:rPr>
          <w:rFonts w:ascii="ＭＳ Ｐゴシック" w:eastAsia="ＭＳ Ｐゴシック" w:hAnsi="ＭＳ Ｐゴシック" w:cs="ＭＳ Ｐゴシック"/>
          <w:b/>
          <w:bCs/>
          <w:kern w:val="0"/>
          <w:sz w:val="36"/>
          <w:szCs w:val="36"/>
          <w14:ligatures w14:val="none"/>
        </w:rPr>
        <w:t>QR Code Payment Feature</w:t>
      </w:r>
      <w:r w:rsidRPr="003C7832">
        <w:rPr>
          <w:rFonts w:ascii="ＭＳ Ｐゴシック" w:eastAsia="ＭＳ Ｐゴシック" w:hAnsi="ＭＳ Ｐゴシック" w:cs="ＭＳ Ｐゴシック" w:hint="eastAsia"/>
          <w:b/>
          <w:bCs/>
          <w:kern w:val="0"/>
          <w:sz w:val="36"/>
          <w:szCs w:val="36"/>
          <w14:ligatures w14:val="none"/>
        </w:rPr>
        <w:t>）</w:t>
      </w:r>
    </w:p>
    <w:p w14:paraId="06835D34"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7678650D"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A6BC3CA"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7EA9EF4F"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316F6A7"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1A55473"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539B58B5"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0AABC6F0"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lastRenderedPageBreak/>
        <w:t xml:space="preserve">This Software Development Agreement (the "Agreement" or "Software Development Agreement") states the terms and conditions that govern the contractual agreement between </w:t>
      </w:r>
      <w:r w:rsidRPr="005C2E64">
        <w:rPr>
          <w:rFonts w:ascii="Arial" w:eastAsia="ＭＳ Ｐゴシック" w:hAnsi="Arial" w:cs="Arial"/>
          <w:b/>
          <w:bCs/>
          <w:color w:val="000000" w:themeColor="text1"/>
          <w:kern w:val="0"/>
          <w:sz w:val="24"/>
          <w14:ligatures w14:val="none"/>
          <w:rPrChange w:id="0" w:author="." w:date="2025-09-03T10:21:00Z" w16du:dateUtc="2025-09-03T02:21:00Z">
            <w:rPr>
              <w:rFonts w:ascii="Arial" w:eastAsia="ＭＳ Ｐゴシック" w:hAnsi="Arial" w:cs="Arial"/>
              <w:b/>
              <w:bCs/>
              <w:color w:val="FF0000"/>
              <w:kern w:val="0"/>
              <w:sz w:val="24"/>
              <w14:ligatures w14:val="none"/>
            </w:rPr>
          </w:rPrChange>
        </w:rPr>
        <w:t>CURIOX SOLUTIONS LIMITED</w:t>
      </w:r>
      <w:r w:rsidRPr="005C2E64">
        <w:rPr>
          <w:rFonts w:ascii="Arial" w:eastAsia="ＭＳ Ｐゴシック" w:hAnsi="Arial" w:cs="Arial"/>
          <w:color w:val="000000" w:themeColor="text1"/>
          <w:kern w:val="0"/>
          <w:sz w:val="24"/>
          <w14:ligatures w14:val="none"/>
          <w:rPrChange w:id="1" w:author="." w:date="2025-09-03T10:21:00Z" w16du:dateUtc="2025-09-03T02:21:00Z">
            <w:rPr>
              <w:rFonts w:ascii="Arial" w:eastAsia="ＭＳ Ｐゴシック" w:hAnsi="Arial" w:cs="Arial"/>
              <w:kern w:val="0"/>
              <w:sz w:val="24"/>
              <w14:ligatures w14:val="none"/>
            </w:rPr>
          </w:rPrChange>
        </w:rPr>
        <w:t xml:space="preserve">, having its principal place of business at </w:t>
      </w:r>
      <w:r w:rsidRPr="005C2E64">
        <w:rPr>
          <w:rFonts w:ascii="Arial" w:eastAsia="ＭＳ Ｐゴシック" w:hAnsi="Arial" w:cs="Arial"/>
          <w:color w:val="000000" w:themeColor="text1"/>
          <w:kern w:val="0"/>
          <w:sz w:val="24"/>
          <w14:ligatures w14:val="none"/>
          <w:rPrChange w:id="2" w:author="." w:date="2025-09-03T10:21:00Z" w16du:dateUtc="2025-09-03T02:21:00Z">
            <w:rPr>
              <w:rFonts w:ascii="Arial" w:eastAsia="ＭＳ Ｐゴシック" w:hAnsi="Arial" w:cs="Arial"/>
              <w:color w:val="FF0000"/>
              <w:kern w:val="0"/>
              <w:sz w:val="24"/>
              <w14:ligatures w14:val="none"/>
            </w:rPr>
          </w:rPrChange>
        </w:rPr>
        <w:t xml:space="preserve">Suite 2701-08 27/F., Shui On Centre, Nos. 6-8 </w:t>
      </w:r>
      <w:proofErr w:type="spellStart"/>
      <w:r w:rsidRPr="005C2E64">
        <w:rPr>
          <w:rFonts w:ascii="Arial" w:eastAsia="ＭＳ Ｐゴシック" w:hAnsi="Arial" w:cs="Arial"/>
          <w:color w:val="000000" w:themeColor="text1"/>
          <w:kern w:val="0"/>
          <w:sz w:val="24"/>
          <w14:ligatures w14:val="none"/>
          <w:rPrChange w:id="3" w:author="." w:date="2025-09-03T10:21:00Z" w16du:dateUtc="2025-09-03T02:21:00Z">
            <w:rPr>
              <w:rFonts w:ascii="Arial" w:eastAsia="ＭＳ Ｐゴシック" w:hAnsi="Arial" w:cs="Arial"/>
              <w:color w:val="FF0000"/>
              <w:kern w:val="0"/>
              <w:sz w:val="24"/>
              <w14:ligatures w14:val="none"/>
            </w:rPr>
          </w:rPrChange>
        </w:rPr>
        <w:t>Harbour</w:t>
      </w:r>
      <w:proofErr w:type="spellEnd"/>
      <w:r w:rsidRPr="005C2E64">
        <w:rPr>
          <w:rFonts w:ascii="Arial" w:eastAsia="ＭＳ Ｐゴシック" w:hAnsi="Arial" w:cs="Arial"/>
          <w:color w:val="000000" w:themeColor="text1"/>
          <w:kern w:val="0"/>
          <w:sz w:val="24"/>
          <w14:ligatures w14:val="none"/>
          <w:rPrChange w:id="4" w:author="." w:date="2025-09-03T10:21:00Z" w16du:dateUtc="2025-09-03T02:21:00Z">
            <w:rPr>
              <w:rFonts w:ascii="Arial" w:eastAsia="ＭＳ Ｐゴシック" w:hAnsi="Arial" w:cs="Arial"/>
              <w:color w:val="FF0000"/>
              <w:kern w:val="0"/>
              <w:sz w:val="24"/>
              <w14:ligatures w14:val="none"/>
            </w:rPr>
          </w:rPrChange>
        </w:rPr>
        <w:t xml:space="preserve"> Road, Wanchai, Hong Kong</w:t>
      </w:r>
      <w:r w:rsidRPr="005C2E64">
        <w:rPr>
          <w:rFonts w:ascii="Arial" w:eastAsia="ＭＳ Ｐゴシック" w:hAnsi="Arial" w:cs="Arial"/>
          <w:color w:val="000000" w:themeColor="text1"/>
          <w:kern w:val="0"/>
          <w:sz w:val="24"/>
          <w14:ligatures w14:val="none"/>
          <w:rPrChange w:id="5" w:author="." w:date="2025-09-03T10:21:00Z" w16du:dateUtc="2025-09-03T02:21:00Z">
            <w:rPr>
              <w:rFonts w:ascii="Arial" w:eastAsia="ＭＳ Ｐゴシック" w:hAnsi="Arial" w:cs="Arial"/>
              <w:kern w:val="0"/>
              <w:sz w:val="24"/>
              <w14:ligatures w14:val="none"/>
            </w:rPr>
          </w:rPrChange>
        </w:rPr>
        <w:t xml:space="preserve"> (the "Developer") and</w:t>
      </w:r>
      <w:r w:rsidRPr="005C2E64">
        <w:rPr>
          <w:rFonts w:ascii="Arial" w:eastAsia="ＭＳ Ｐゴシック" w:hAnsi="Arial" w:cs="Arial"/>
          <w:color w:val="000000" w:themeColor="text1"/>
          <w:kern w:val="0"/>
          <w:sz w:val="24"/>
          <w14:ligatures w14:val="none"/>
          <w:rPrChange w:id="6" w:author="." w:date="2025-09-03T10:21:00Z" w16du:dateUtc="2025-09-03T02:21:00Z">
            <w:rPr>
              <w:rFonts w:ascii="Arial" w:eastAsia="ＭＳ Ｐゴシック" w:hAnsi="Arial" w:cs="Arial"/>
              <w:color w:val="FF0000"/>
              <w:kern w:val="0"/>
              <w:sz w:val="24"/>
              <w14:ligatures w14:val="none"/>
            </w:rPr>
          </w:rPrChange>
        </w:rPr>
        <w:t xml:space="preserve"> </w:t>
      </w:r>
      <w:r w:rsidRPr="005C2E64">
        <w:rPr>
          <w:rFonts w:ascii="Arial" w:eastAsia="ＭＳ Ｐゴシック" w:hAnsi="Arial" w:cs="Arial"/>
          <w:b/>
          <w:bCs/>
          <w:color w:val="000000" w:themeColor="text1"/>
          <w:kern w:val="0"/>
          <w:sz w:val="24"/>
          <w14:ligatures w14:val="none"/>
          <w:rPrChange w:id="7" w:author="." w:date="2025-09-03T10:21:00Z" w16du:dateUtc="2025-09-03T02:21:00Z">
            <w:rPr>
              <w:rFonts w:ascii="Arial" w:eastAsia="ＭＳ Ｐゴシック" w:hAnsi="Arial" w:cs="Arial"/>
              <w:b/>
              <w:bCs/>
              <w:color w:val="FF0000"/>
              <w:kern w:val="0"/>
              <w:sz w:val="24"/>
              <w14:ligatures w14:val="none"/>
            </w:rPr>
          </w:rPrChange>
        </w:rPr>
        <w:t>[Client Company Name]</w:t>
      </w:r>
      <w:r w:rsidRPr="005C2E64">
        <w:rPr>
          <w:rFonts w:ascii="Arial" w:eastAsia="ＭＳ Ｐゴシック" w:hAnsi="Arial" w:cs="Arial"/>
          <w:color w:val="000000" w:themeColor="text1"/>
          <w:kern w:val="0"/>
          <w:sz w:val="24"/>
          <w14:ligatures w14:val="none"/>
          <w:rPrChange w:id="8" w:author="." w:date="2025-09-03T10:21:00Z" w16du:dateUtc="2025-09-03T02:21:00Z">
            <w:rPr>
              <w:rFonts w:ascii="Arial" w:eastAsia="ＭＳ Ｐゴシック" w:hAnsi="Arial" w:cs="Arial"/>
              <w:kern w:val="0"/>
              <w:sz w:val="24"/>
              <w14:ligatures w14:val="none"/>
            </w:rPr>
          </w:rPrChange>
        </w:rPr>
        <w:t xml:space="preserve">, having its principal place of business at </w:t>
      </w:r>
      <w:r w:rsidRPr="005C2E64">
        <w:rPr>
          <w:rFonts w:ascii="Arial" w:eastAsia="ＭＳ Ｐゴシック" w:hAnsi="Arial" w:cs="Arial"/>
          <w:color w:val="000000" w:themeColor="text1"/>
          <w:kern w:val="0"/>
          <w:sz w:val="24"/>
          <w14:ligatures w14:val="none"/>
          <w:rPrChange w:id="9" w:author="." w:date="2025-09-03T10:21:00Z" w16du:dateUtc="2025-09-03T02:21:00Z">
            <w:rPr>
              <w:rFonts w:ascii="Arial" w:eastAsia="ＭＳ Ｐゴシック" w:hAnsi="Arial" w:cs="Arial"/>
              <w:color w:val="FF0000"/>
              <w:kern w:val="0"/>
              <w:sz w:val="24"/>
              <w14:ligatures w14:val="none"/>
            </w:rPr>
          </w:rPrChange>
        </w:rPr>
        <w:t>[Client Address]</w:t>
      </w:r>
      <w:r w:rsidRPr="005C2E64">
        <w:rPr>
          <w:rFonts w:ascii="Arial" w:eastAsia="ＭＳ Ｐゴシック" w:hAnsi="Arial" w:cs="Arial"/>
          <w:color w:val="000000" w:themeColor="text1"/>
          <w:kern w:val="0"/>
          <w:sz w:val="24"/>
          <w14:ligatures w14:val="none"/>
          <w:rPrChange w:id="10" w:author="." w:date="2025-09-03T10:21:00Z" w16du:dateUtc="2025-09-03T02:21:00Z">
            <w:rPr>
              <w:rFonts w:ascii="Arial" w:eastAsia="ＭＳ Ｐゴシック" w:hAnsi="Arial" w:cs="Arial"/>
              <w:kern w:val="0"/>
              <w:sz w:val="24"/>
              <w14:ligatures w14:val="none"/>
            </w:rPr>
          </w:rPrChange>
        </w:rPr>
        <w:t xml:space="preserve"> (</w:t>
      </w:r>
      <w:r w:rsidRPr="008B3D6E">
        <w:rPr>
          <w:rFonts w:ascii="Arial" w:eastAsia="ＭＳ Ｐゴシック" w:hAnsi="Arial" w:cs="Arial"/>
          <w:kern w:val="0"/>
          <w:sz w:val="24"/>
          <w14:ligatures w14:val="none"/>
        </w:rPr>
        <w:t>the "Client") who agrees to be bound by this Agreement.</w:t>
      </w:r>
    </w:p>
    <w:p w14:paraId="7AFB9178"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b/>
          <w:bCs/>
          <w:kern w:val="0"/>
          <w:sz w:val="24"/>
          <w14:ligatures w14:val="none"/>
        </w:rPr>
        <w:t>WHEREAS</w:t>
      </w:r>
      <w:r w:rsidRPr="008B3D6E">
        <w:rPr>
          <w:rFonts w:ascii="Arial" w:eastAsia="ＭＳ Ｐゴシック" w:hAnsi="Arial" w:cs="Arial"/>
          <w:kern w:val="0"/>
          <w:sz w:val="24"/>
          <w14:ligatures w14:val="none"/>
        </w:rPr>
        <w:t>, the Client has conceptualized a QR code payment feature (the "Software"), and the Developer is a contractor with whom the Client has come to an agreement to develop the Software.</w:t>
      </w:r>
    </w:p>
    <w:p w14:paraId="20088FD9"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b/>
          <w:bCs/>
          <w:kern w:val="0"/>
          <w:sz w:val="24"/>
          <w14:ligatures w14:val="none"/>
        </w:rPr>
        <w:t>NOW, THEREFORE</w:t>
      </w:r>
      <w:r w:rsidRPr="008B3D6E">
        <w:rPr>
          <w:rFonts w:ascii="Arial" w:eastAsia="ＭＳ Ｐゴシック" w:hAnsi="Arial" w:cs="Arial"/>
          <w:kern w:val="0"/>
          <w:sz w:val="24"/>
          <w14:ligatures w14:val="none"/>
        </w:rPr>
        <w:t>, in consideration of the mutual covenants and promises made by the parties to this Software Development Agreement, the Developer and the Client (individually, each a "Party" and collectively, the "Parties") covenant and agree as follows:</w:t>
      </w:r>
    </w:p>
    <w:p w14:paraId="038336DA" w14:textId="6748BAE4" w:rsidR="008B3D6E" w:rsidRPr="008B3D6E" w:rsidRDefault="008B3D6E" w:rsidP="008B3D6E">
      <w:pPr>
        <w:widowControl/>
        <w:spacing w:after="0" w:line="240" w:lineRule="auto"/>
        <w:rPr>
          <w:rFonts w:ascii="Arial" w:eastAsia="ＭＳ Ｐゴシック" w:hAnsi="Arial" w:cs="Arial"/>
          <w:kern w:val="0"/>
          <w:sz w:val="24"/>
          <w14:ligatures w14:val="none"/>
        </w:rPr>
      </w:pPr>
    </w:p>
    <w:p w14:paraId="5BDBF374"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1. Developer's Duties</w:t>
      </w:r>
    </w:p>
    <w:p w14:paraId="6030DBD7" w14:textId="77777777" w:rsidR="005C2E64" w:rsidRPr="00ED0A00" w:rsidRDefault="005C2E64" w:rsidP="005C2E64">
      <w:pPr>
        <w:widowControl/>
        <w:numPr>
          <w:ilvl w:val="0"/>
          <w:numId w:val="12"/>
        </w:numPr>
        <w:spacing w:before="100" w:beforeAutospacing="1" w:after="100" w:afterAutospacing="1" w:line="240" w:lineRule="auto"/>
        <w:rPr>
          <w:ins w:id="11" w:author="." w:date="2025-09-03T10:17:00Z" w16du:dateUtc="2025-09-03T02:17:00Z"/>
          <w:rFonts w:ascii="Arial" w:eastAsia="ＭＳ Ｐゴシック" w:hAnsi="Arial" w:cs="Arial"/>
          <w:kern w:val="0"/>
          <w:sz w:val="24"/>
          <w14:ligatures w14:val="none"/>
        </w:rPr>
      </w:pPr>
      <w:ins w:id="12" w:author="." w:date="2025-09-03T10:17:00Z" w16du:dateUtc="2025-09-03T02:17:00Z">
        <w:r w:rsidRPr="00ED0A00">
          <w:rPr>
            <w:rFonts w:ascii="Arial" w:eastAsia="ＭＳ Ｐゴシック" w:hAnsi="Arial" w:cs="Arial"/>
            <w:kern w:val="0"/>
            <w:sz w:val="24"/>
            <w14:ligatures w14:val="none"/>
          </w:rPr>
          <w:t>The Client hereby engages the Developer, and the Developer agrees to be engaged by the Client to develop the Software in accordance with the specifications.</w:t>
        </w:r>
      </w:ins>
    </w:p>
    <w:p w14:paraId="4D6EAC2F" w14:textId="77777777" w:rsidR="005C2E64" w:rsidRPr="00ED0A00" w:rsidRDefault="005C2E64" w:rsidP="005C2E64">
      <w:pPr>
        <w:widowControl/>
        <w:numPr>
          <w:ilvl w:val="0"/>
          <w:numId w:val="12"/>
        </w:numPr>
        <w:spacing w:before="100" w:beforeAutospacing="1" w:after="100" w:afterAutospacing="1" w:line="240" w:lineRule="auto"/>
        <w:rPr>
          <w:ins w:id="13" w:author="." w:date="2025-09-03T10:17:00Z" w16du:dateUtc="2025-09-03T02:17:00Z"/>
          <w:rFonts w:ascii="Arial" w:eastAsia="ＭＳ Ｐゴシック" w:hAnsi="Arial" w:cs="Arial"/>
          <w:kern w:val="0"/>
          <w:sz w:val="24"/>
          <w14:ligatures w14:val="none"/>
        </w:rPr>
      </w:pPr>
      <w:ins w:id="14" w:author="." w:date="2025-09-03T10:17:00Z" w16du:dateUtc="2025-09-03T02:17:00Z">
        <w:r w:rsidRPr="00ED0A00">
          <w:rPr>
            <w:rFonts w:ascii="Arial" w:eastAsia="ＭＳ Ｐゴシック" w:hAnsi="Arial" w:cs="Arial"/>
            <w:kern w:val="0"/>
            <w:sz w:val="24"/>
            <w14:ligatures w14:val="none"/>
          </w:rPr>
          <w:t xml:space="preserve">The Developer shall complete the development of the Software. The final product shall be delivered to the Client by </w:t>
        </w:r>
        <w:r w:rsidRPr="00ED0A00">
          <w:rPr>
            <w:rFonts w:ascii="Arial" w:eastAsia="ＭＳ Ｐゴシック" w:hAnsi="Arial" w:cs="Arial"/>
            <w:b/>
            <w:bCs/>
            <w:kern w:val="0"/>
            <w:sz w:val="24"/>
            <w14:ligatures w14:val="none"/>
          </w:rPr>
          <w:t>December 5, 2025</w:t>
        </w:r>
        <w:r w:rsidRPr="00ED0A00">
          <w:rPr>
            <w:rFonts w:ascii="Arial" w:eastAsia="ＭＳ Ｐゴシック" w:hAnsi="Arial" w:cs="Arial"/>
            <w:kern w:val="0"/>
            <w:sz w:val="24"/>
            <w14:ligatures w14:val="none"/>
          </w:rPr>
          <w:t>. The milestone dates listed in Exhibit B shall be binding. Failure by the Developer to meet a milestone by more than 10 business days shall entitle the Client to liquidated damages of 1% of the milestone fee per week of delay.</w:t>
        </w:r>
      </w:ins>
    </w:p>
    <w:p w14:paraId="29D06230" w14:textId="77777777" w:rsidR="005C2E64" w:rsidRPr="00ED0A00" w:rsidRDefault="005C2E64" w:rsidP="005C2E64">
      <w:pPr>
        <w:widowControl/>
        <w:numPr>
          <w:ilvl w:val="0"/>
          <w:numId w:val="12"/>
        </w:numPr>
        <w:spacing w:before="100" w:beforeAutospacing="1" w:after="100" w:afterAutospacing="1" w:line="240" w:lineRule="auto"/>
        <w:rPr>
          <w:ins w:id="15" w:author="." w:date="2025-09-03T10:17:00Z" w16du:dateUtc="2025-09-03T02:17:00Z"/>
          <w:rFonts w:ascii="Arial" w:eastAsia="ＭＳ Ｐゴシック" w:hAnsi="Arial" w:cs="Arial"/>
          <w:kern w:val="0"/>
          <w:sz w:val="24"/>
          <w14:ligatures w14:val="none"/>
        </w:rPr>
      </w:pPr>
      <w:ins w:id="16" w:author="." w:date="2025-09-03T10:17:00Z" w16du:dateUtc="2025-09-03T02:17:00Z">
        <w:r w:rsidRPr="00ED0A00">
          <w:rPr>
            <w:rFonts w:ascii="Arial" w:eastAsia="ＭＳ Ｐゴシック" w:hAnsi="Arial" w:cs="Arial"/>
            <w:kern w:val="0"/>
            <w:sz w:val="24"/>
            <w14:ligatures w14:val="none"/>
          </w:rPr>
          <w:t xml:space="preserve">For a period of </w:t>
        </w:r>
        <w:r w:rsidRPr="00ED0A00">
          <w:rPr>
            <w:rFonts w:ascii="Arial" w:eastAsia="ＭＳ Ｐゴシック" w:hAnsi="Arial" w:cs="Arial"/>
            <w:b/>
            <w:bCs/>
            <w:kern w:val="0"/>
            <w:sz w:val="24"/>
            <w14:ligatures w14:val="none"/>
          </w:rPr>
          <w:t>12 months</w:t>
        </w:r>
        <w:r w:rsidRPr="00ED0A00">
          <w:rPr>
            <w:rFonts w:ascii="Arial" w:eastAsia="ＭＳ Ｐゴシック" w:hAnsi="Arial" w:cs="Arial"/>
            <w:kern w:val="0"/>
            <w:sz w:val="24"/>
            <w14:ligatures w14:val="none"/>
          </w:rPr>
          <w:t xml:space="preserve"> after delivery of the final product, the Developer shall </w:t>
        </w:r>
        <w:proofErr w:type="gramStart"/>
        <w:r w:rsidRPr="00ED0A00">
          <w:rPr>
            <w:rFonts w:ascii="Arial" w:eastAsia="ＭＳ Ｐゴシック" w:hAnsi="Arial" w:cs="Arial"/>
            <w:kern w:val="0"/>
            <w:sz w:val="24"/>
            <w14:ligatures w14:val="none"/>
          </w:rPr>
          <w:t>provide assistance to</w:t>
        </w:r>
        <w:proofErr w:type="gramEnd"/>
        <w:r w:rsidRPr="00ED0A00">
          <w:rPr>
            <w:rFonts w:ascii="Arial" w:eastAsia="ＭＳ Ｐゴシック" w:hAnsi="Arial" w:cs="Arial"/>
            <w:kern w:val="0"/>
            <w:sz w:val="24"/>
            <w14:ligatures w14:val="none"/>
          </w:rPr>
          <w:t xml:space="preserve"> the Client in answering questions or solving problems, strictly limited to the scope of the specifications set forth in Exhibit A. This includes training on the operation and integration of the QR Code Payment Feature, with unlimited remote bug fixes and training limited to a maximum of </w:t>
        </w:r>
        <w:r w:rsidRPr="00ED0A00">
          <w:rPr>
            <w:rFonts w:ascii="Arial" w:eastAsia="ＭＳ Ｐゴシック" w:hAnsi="Arial" w:cs="Arial"/>
            <w:b/>
            <w:bCs/>
            <w:kern w:val="0"/>
            <w:sz w:val="24"/>
            <w14:ligatures w14:val="none"/>
          </w:rPr>
          <w:t>40 hours</w:t>
        </w:r>
        <w:r w:rsidRPr="00ED0A00">
          <w:rPr>
            <w:rFonts w:ascii="Arial" w:eastAsia="ＭＳ Ｐゴシック" w:hAnsi="Arial" w:cs="Arial"/>
            <w:kern w:val="0"/>
            <w:sz w:val="24"/>
            <w14:ligatures w14:val="none"/>
          </w:rPr>
          <w:t xml:space="preserve"> total. Additional support or </w:t>
        </w:r>
        <w:r w:rsidRPr="00ED0A00">
          <w:rPr>
            <w:rFonts w:ascii="Arial" w:eastAsia="ＭＳ Ｐゴシック" w:hAnsi="Arial" w:cs="Arial"/>
            <w:kern w:val="0"/>
            <w:sz w:val="24"/>
            <w14:ligatures w14:val="none"/>
          </w:rPr>
          <w:lastRenderedPageBreak/>
          <w:t>training beyond this scope shall be provided under a separate service agreement at the Developer's standard rates.</w:t>
        </w:r>
      </w:ins>
    </w:p>
    <w:p w14:paraId="3A53A07B" w14:textId="77777777" w:rsidR="005C2E64" w:rsidRPr="00ED0A00" w:rsidRDefault="005C2E64" w:rsidP="005C2E64">
      <w:pPr>
        <w:widowControl/>
        <w:numPr>
          <w:ilvl w:val="0"/>
          <w:numId w:val="12"/>
        </w:numPr>
        <w:spacing w:before="100" w:beforeAutospacing="1" w:after="100" w:afterAutospacing="1" w:line="240" w:lineRule="auto"/>
        <w:rPr>
          <w:ins w:id="17" w:author="." w:date="2025-09-03T10:17:00Z" w16du:dateUtc="2025-09-03T02:17:00Z"/>
          <w:rFonts w:ascii="Arial" w:eastAsia="ＭＳ Ｐゴシック" w:hAnsi="Arial" w:cs="Arial"/>
          <w:kern w:val="0"/>
          <w:sz w:val="24"/>
          <w14:ligatures w14:val="none"/>
        </w:rPr>
      </w:pPr>
      <w:ins w:id="18" w:author="." w:date="2025-09-03T10:17:00Z" w16du:dateUtc="2025-09-03T02:17:00Z">
        <w:r w:rsidRPr="00ED0A00">
          <w:rPr>
            <w:rFonts w:ascii="Arial" w:eastAsia="ＭＳ Ｐゴシック" w:hAnsi="Arial" w:cs="Arial"/>
            <w:kern w:val="0"/>
            <w:sz w:val="24"/>
            <w14:ligatures w14:val="none"/>
          </w:rPr>
          <w:t xml:space="preserve">The Client may terminate this Software Development Agreement at any time upon material breach of the terms of this Agreement, provided such breach is not cured within </w:t>
        </w:r>
        <w:r w:rsidRPr="00ED0A00">
          <w:rPr>
            <w:rFonts w:ascii="Arial" w:eastAsia="ＭＳ Ｐゴシック" w:hAnsi="Arial" w:cs="Arial"/>
            <w:b/>
            <w:bCs/>
            <w:kern w:val="0"/>
            <w:sz w:val="24"/>
            <w14:ligatures w14:val="none"/>
          </w:rPr>
          <w:t>30 days</w:t>
        </w:r>
        <w:r w:rsidRPr="00ED0A00">
          <w:rPr>
            <w:rFonts w:ascii="Arial" w:eastAsia="ＭＳ Ｐゴシック" w:hAnsi="Arial" w:cs="Arial"/>
            <w:kern w:val="0"/>
            <w:sz w:val="24"/>
            <w14:ligatures w14:val="none"/>
          </w:rPr>
          <w:t xml:space="preserve"> after notice.</w:t>
        </w:r>
      </w:ins>
    </w:p>
    <w:p w14:paraId="20179411" w14:textId="5FC02534" w:rsidR="008B3D6E" w:rsidRPr="008B3D6E" w:rsidDel="005C2E64" w:rsidRDefault="008B3D6E" w:rsidP="008B3D6E">
      <w:pPr>
        <w:widowControl/>
        <w:numPr>
          <w:ilvl w:val="0"/>
          <w:numId w:val="5"/>
        </w:numPr>
        <w:spacing w:before="100" w:beforeAutospacing="1" w:after="100" w:afterAutospacing="1" w:line="240" w:lineRule="auto"/>
        <w:rPr>
          <w:del w:id="19" w:author="." w:date="2025-09-03T10:17:00Z" w16du:dateUtc="2025-09-03T02:17:00Z"/>
          <w:rFonts w:ascii="Arial" w:eastAsia="ＭＳ Ｐゴシック" w:hAnsi="Arial" w:cs="Arial"/>
          <w:kern w:val="0"/>
          <w:sz w:val="24"/>
          <w14:ligatures w14:val="none"/>
        </w:rPr>
      </w:pPr>
      <w:del w:id="20" w:author="." w:date="2025-09-03T10:17:00Z" w16du:dateUtc="2025-09-03T02:17:00Z">
        <w:r w:rsidRPr="008B3D6E" w:rsidDel="005C2E64">
          <w:rPr>
            <w:rFonts w:ascii="Arial" w:eastAsia="ＭＳ Ｐゴシック" w:hAnsi="Arial" w:cs="Arial"/>
            <w:kern w:val="0"/>
            <w:sz w:val="24"/>
            <w14:ligatures w14:val="none"/>
          </w:rPr>
          <w:delText>The Client hereby engages the Developer and the Developer hereby agrees to be engaged by the Client to develop the Software in accordance with the specifications.</w:delText>
        </w:r>
      </w:del>
    </w:p>
    <w:p w14:paraId="43980B5F" w14:textId="6EAD8396" w:rsidR="008B3D6E" w:rsidRPr="008B3D6E" w:rsidDel="005C2E64" w:rsidRDefault="008B3D6E" w:rsidP="008B3D6E">
      <w:pPr>
        <w:widowControl/>
        <w:numPr>
          <w:ilvl w:val="0"/>
          <w:numId w:val="5"/>
        </w:numPr>
        <w:spacing w:before="100" w:beforeAutospacing="1" w:after="100" w:afterAutospacing="1" w:line="240" w:lineRule="auto"/>
        <w:rPr>
          <w:del w:id="21" w:author="." w:date="2025-09-03T10:17:00Z" w16du:dateUtc="2025-09-03T02:17:00Z"/>
          <w:rFonts w:ascii="Arial" w:eastAsia="ＭＳ Ｐゴシック" w:hAnsi="Arial" w:cs="Arial"/>
          <w:kern w:val="0"/>
          <w:sz w:val="24"/>
          <w14:ligatures w14:val="none"/>
        </w:rPr>
      </w:pPr>
      <w:del w:id="22" w:author="." w:date="2025-09-03T10:17:00Z" w16du:dateUtc="2025-09-03T02:17:00Z">
        <w:r w:rsidRPr="008B3D6E" w:rsidDel="005C2E64">
          <w:rPr>
            <w:rFonts w:ascii="Arial" w:eastAsia="ＭＳ Ｐゴシック" w:hAnsi="Arial" w:cs="Arial"/>
            <w:kern w:val="0"/>
            <w:sz w:val="24"/>
            <w14:ligatures w14:val="none"/>
          </w:rPr>
          <w:delText xml:space="preserve">The Developer shall complete the development of the Software. The final product shall be delivered to the Client by </w:delText>
        </w:r>
        <w:r w:rsidRPr="008B3D6E" w:rsidDel="005C2E64">
          <w:rPr>
            <w:rFonts w:ascii="Arial" w:eastAsia="ＭＳ Ｐゴシック" w:hAnsi="Arial" w:cs="Arial"/>
            <w:b/>
            <w:bCs/>
            <w:color w:val="FF0000"/>
            <w:kern w:val="0"/>
            <w:sz w:val="24"/>
            <w14:ligatures w14:val="none"/>
          </w:rPr>
          <w:delText>05 December 2025</w:delText>
        </w:r>
        <w:r w:rsidRPr="008B3D6E" w:rsidDel="005C2E64">
          <w:rPr>
            <w:rFonts w:ascii="Arial" w:eastAsia="ＭＳ Ｐゴシック" w:hAnsi="Arial" w:cs="Arial"/>
            <w:kern w:val="0"/>
            <w:sz w:val="24"/>
            <w14:ligatures w14:val="none"/>
          </w:rPr>
          <w:delText>.</w:delText>
        </w:r>
      </w:del>
    </w:p>
    <w:p w14:paraId="3AF90205" w14:textId="2B2F9F07" w:rsidR="008B3D6E" w:rsidRPr="008B3D6E" w:rsidDel="005C2E64" w:rsidRDefault="008B3D6E" w:rsidP="008B3D6E">
      <w:pPr>
        <w:widowControl/>
        <w:numPr>
          <w:ilvl w:val="0"/>
          <w:numId w:val="5"/>
        </w:numPr>
        <w:spacing w:before="100" w:beforeAutospacing="1" w:after="100" w:afterAutospacing="1" w:line="240" w:lineRule="auto"/>
        <w:rPr>
          <w:del w:id="23" w:author="." w:date="2025-09-03T10:17:00Z" w16du:dateUtc="2025-09-03T02:17:00Z"/>
          <w:rFonts w:ascii="Arial" w:eastAsia="ＭＳ Ｐゴシック" w:hAnsi="Arial" w:cs="Arial"/>
          <w:kern w:val="0"/>
          <w:sz w:val="24"/>
          <w14:ligatures w14:val="none"/>
        </w:rPr>
      </w:pPr>
      <w:del w:id="24" w:author="." w:date="2025-09-03T10:17:00Z" w16du:dateUtc="2025-09-03T02:17:00Z">
        <w:r w:rsidRPr="008B3D6E" w:rsidDel="005C2E64">
          <w:rPr>
            <w:rFonts w:ascii="Arial" w:eastAsia="ＭＳ Ｐゴシック" w:hAnsi="Arial" w:cs="Arial"/>
            <w:kern w:val="0"/>
            <w:sz w:val="24"/>
            <w14:ligatures w14:val="none"/>
          </w:rPr>
          <w:delText xml:space="preserve">For a period </w:delText>
        </w:r>
      </w:del>
      <w:del w:id="25" w:author="." w:date="2025-09-03T10:13:00Z" w16du:dateUtc="2025-09-03T02:13:00Z">
        <w:r w:rsidRPr="008B3D6E" w:rsidDel="00B969E1">
          <w:rPr>
            <w:rFonts w:ascii="Arial" w:eastAsia="ＭＳ Ｐゴシック" w:hAnsi="Arial" w:cs="Arial"/>
            <w:b/>
            <w:bCs/>
            <w:kern w:val="0"/>
            <w:sz w:val="24"/>
            <w14:ligatures w14:val="none"/>
          </w:rPr>
          <w:delText>60 days</w:delText>
        </w:r>
      </w:del>
      <w:del w:id="26" w:author="." w:date="2025-09-03T10:17:00Z" w16du:dateUtc="2025-09-03T02:17:00Z">
        <w:r w:rsidRPr="008B3D6E" w:rsidDel="005C2E64">
          <w:rPr>
            <w:rFonts w:ascii="Arial" w:eastAsia="ＭＳ Ｐゴシック" w:hAnsi="Arial" w:cs="Arial"/>
            <w:kern w:val="0"/>
            <w:sz w:val="24"/>
            <w14:ligatures w14:val="none"/>
          </w:rPr>
          <w:delText xml:space="preserve"> after delivery of the final product, the Developer shall provide the Client assistance in answering questions or resolving issues strictly within the scope of the specification described in </w:delText>
        </w:r>
        <w:r w:rsidRPr="008B3D6E" w:rsidDel="005C2E64">
          <w:rPr>
            <w:rFonts w:ascii="Arial" w:eastAsia="ＭＳ Ｐゴシック" w:hAnsi="Arial" w:cs="Arial"/>
            <w:color w:val="FF0000"/>
            <w:kern w:val="0"/>
            <w:sz w:val="24"/>
            <w14:ligatures w14:val="none"/>
          </w:rPr>
          <w:delText>Exhibit A</w:delText>
        </w:r>
        <w:r w:rsidRPr="008B3D6E" w:rsidDel="005C2E64">
          <w:rPr>
            <w:rFonts w:ascii="Arial" w:eastAsia="ＭＳ Ｐゴシック" w:hAnsi="Arial" w:cs="Arial"/>
            <w:kern w:val="0"/>
            <w:sz w:val="24"/>
            <w14:ligatures w14:val="none"/>
          </w:rPr>
          <w:delText xml:space="preserve">, including training regarding the operation and integration of the QR code payment feature, limited to a maximum of </w:delText>
        </w:r>
      </w:del>
      <w:del w:id="27" w:author="." w:date="2025-09-03T10:14:00Z" w16du:dateUtc="2025-09-03T02:14:00Z">
        <w:r w:rsidRPr="008B3D6E" w:rsidDel="00B969E1">
          <w:rPr>
            <w:rFonts w:ascii="Arial" w:eastAsia="ＭＳ Ｐゴシック" w:hAnsi="Arial" w:cs="Arial"/>
            <w:b/>
            <w:bCs/>
            <w:color w:val="FF0000"/>
            <w:kern w:val="0"/>
            <w:sz w:val="24"/>
            <w14:ligatures w14:val="none"/>
          </w:rPr>
          <w:delText>10 hours total</w:delText>
        </w:r>
        <w:r w:rsidRPr="008B3D6E" w:rsidDel="00B969E1">
          <w:rPr>
            <w:rFonts w:ascii="Arial" w:eastAsia="ＭＳ Ｐゴシック" w:hAnsi="Arial" w:cs="Arial"/>
            <w:kern w:val="0"/>
            <w:sz w:val="24"/>
            <w14:ligatures w14:val="none"/>
          </w:rPr>
          <w:delText xml:space="preserve"> </w:delText>
        </w:r>
      </w:del>
      <w:del w:id="28" w:author="." w:date="2025-09-03T10:17:00Z" w16du:dateUtc="2025-09-03T02:17:00Z">
        <w:r w:rsidRPr="008B3D6E" w:rsidDel="005C2E64">
          <w:rPr>
            <w:rFonts w:ascii="Arial" w:eastAsia="ＭＳ Ｐゴシック" w:hAnsi="Arial" w:cs="Arial"/>
            <w:kern w:val="0"/>
            <w:sz w:val="24"/>
            <w14:ligatures w14:val="none"/>
          </w:rPr>
          <w:delText>of support and training combined. Additional support or training beyond this scope shall be provided under a separate service agreement at the Developer's standard rates.</w:delText>
        </w:r>
      </w:del>
    </w:p>
    <w:p w14:paraId="7DCF50BB" w14:textId="7374BAD8" w:rsidR="008B3D6E" w:rsidRPr="008B3D6E" w:rsidDel="005C2E64" w:rsidRDefault="008B3D6E" w:rsidP="008B3D6E">
      <w:pPr>
        <w:widowControl/>
        <w:numPr>
          <w:ilvl w:val="0"/>
          <w:numId w:val="5"/>
        </w:numPr>
        <w:spacing w:before="100" w:beforeAutospacing="1" w:after="100" w:afterAutospacing="1" w:line="240" w:lineRule="auto"/>
        <w:rPr>
          <w:del w:id="29" w:author="." w:date="2025-09-03T10:17:00Z" w16du:dateUtc="2025-09-03T02:17:00Z"/>
          <w:rFonts w:ascii="Arial" w:eastAsia="ＭＳ Ｐゴシック" w:hAnsi="Arial" w:cs="Arial"/>
          <w:kern w:val="0"/>
          <w:sz w:val="24"/>
          <w14:ligatures w14:val="none"/>
        </w:rPr>
      </w:pPr>
      <w:del w:id="30" w:author="." w:date="2025-09-03T10:17:00Z" w16du:dateUtc="2025-09-03T02:17:00Z">
        <w:r w:rsidRPr="008B3D6E" w:rsidDel="005C2E64">
          <w:rPr>
            <w:rFonts w:ascii="Arial" w:eastAsia="ＭＳ Ｐゴシック" w:hAnsi="Arial" w:cs="Arial"/>
            <w:kern w:val="0"/>
            <w:sz w:val="24"/>
            <w14:ligatures w14:val="none"/>
          </w:rPr>
          <w:delText xml:space="preserve">The Client may terminate this Software Development Agreement at any time upon material breach of the terms herein and failure to cure such breach within </w:delText>
        </w:r>
        <w:r w:rsidRPr="008B3D6E" w:rsidDel="005C2E64">
          <w:rPr>
            <w:rFonts w:ascii="Arial" w:eastAsia="ＭＳ Ｐゴシック" w:hAnsi="Arial" w:cs="Arial"/>
            <w:b/>
            <w:bCs/>
            <w:kern w:val="0"/>
            <w:sz w:val="24"/>
            <w14:ligatures w14:val="none"/>
          </w:rPr>
          <w:delText>30 days</w:delText>
        </w:r>
        <w:r w:rsidRPr="008B3D6E" w:rsidDel="005C2E64">
          <w:rPr>
            <w:rFonts w:ascii="Arial" w:eastAsia="ＭＳ Ｐゴシック" w:hAnsi="Arial" w:cs="Arial"/>
            <w:kern w:val="0"/>
            <w:sz w:val="24"/>
            <w14:ligatures w14:val="none"/>
          </w:rPr>
          <w:delText xml:space="preserve"> of notification.</w:delText>
        </w:r>
      </w:del>
    </w:p>
    <w:p w14:paraId="15590AC0" w14:textId="1CCFB468" w:rsidR="008B3D6E" w:rsidRPr="008B3D6E" w:rsidRDefault="008B3D6E" w:rsidP="008B3D6E">
      <w:pPr>
        <w:widowControl/>
        <w:spacing w:after="0" w:line="240" w:lineRule="auto"/>
        <w:rPr>
          <w:rFonts w:ascii="Arial" w:eastAsia="ＭＳ Ｐゴシック" w:hAnsi="Arial" w:cs="Arial"/>
          <w:kern w:val="0"/>
          <w:sz w:val="24"/>
          <w14:ligatures w14:val="none"/>
        </w:rPr>
      </w:pPr>
    </w:p>
    <w:p w14:paraId="13FE221F"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2. Delivery</w:t>
      </w:r>
    </w:p>
    <w:p w14:paraId="176FC5D9" w14:textId="77777777" w:rsidR="008B3D6E" w:rsidRPr="008B3D6E" w:rsidRDefault="008B3D6E" w:rsidP="008B3D6E">
      <w:pPr>
        <w:widowControl/>
        <w:numPr>
          <w:ilvl w:val="0"/>
          <w:numId w:val="6"/>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Software shall function in accordance with the Specifications on or before the Delivery Date.</w:t>
      </w:r>
    </w:p>
    <w:p w14:paraId="77800C7E" w14:textId="77777777" w:rsidR="005C2E64" w:rsidRPr="00ED0A00" w:rsidRDefault="005C2E64" w:rsidP="005C2E64">
      <w:pPr>
        <w:widowControl/>
        <w:numPr>
          <w:ilvl w:val="0"/>
          <w:numId w:val="6"/>
        </w:numPr>
        <w:spacing w:before="100" w:beforeAutospacing="1" w:after="100" w:afterAutospacing="1" w:line="240" w:lineRule="auto"/>
        <w:rPr>
          <w:ins w:id="31" w:author="." w:date="2025-09-03T10:18:00Z" w16du:dateUtc="2025-09-03T02:18:00Z"/>
          <w:rFonts w:ascii="Arial" w:eastAsia="ＭＳ Ｐゴシック" w:hAnsi="Arial" w:cs="Arial"/>
          <w:kern w:val="0"/>
          <w:sz w:val="24"/>
          <w14:ligatures w14:val="none"/>
        </w:rPr>
      </w:pPr>
      <w:ins w:id="32" w:author="." w:date="2025-09-03T10:18:00Z" w16du:dateUtc="2025-09-03T02:18:00Z">
        <w:r w:rsidRPr="00ED0A00">
          <w:rPr>
            <w:rFonts w:ascii="Arial" w:eastAsia="ＭＳ Ｐゴシック" w:hAnsi="Arial" w:cs="Arial"/>
            <w:kern w:val="0"/>
            <w:sz w:val="24"/>
            <w14:ligatures w14:val="none"/>
          </w:rPr>
          <w:t xml:space="preserve">If the delivered Software does not conform to the specifications, the Client shall notify the Developer in writing within </w:t>
        </w:r>
        <w:r w:rsidRPr="00ED0A00">
          <w:rPr>
            <w:rFonts w:ascii="Arial" w:eastAsia="ＭＳ Ｐゴシック" w:hAnsi="Arial" w:cs="Arial"/>
            <w:b/>
            <w:bCs/>
            <w:kern w:val="0"/>
            <w:sz w:val="24"/>
            <w14:ligatures w14:val="none"/>
          </w:rPr>
          <w:t>60 days</w:t>
        </w:r>
        <w:r w:rsidRPr="00ED0A00">
          <w:rPr>
            <w:rFonts w:ascii="Arial" w:eastAsia="ＭＳ Ｐゴシック" w:hAnsi="Arial" w:cs="Arial"/>
            <w:kern w:val="0"/>
            <w:sz w:val="24"/>
            <w14:ligatures w14:val="none"/>
          </w:rPr>
          <w:t xml:space="preserve"> of the delivery date, with a written description of the problems. The Developer agrees to make reasonable efforts to correct the non-conformance.</w:t>
        </w:r>
      </w:ins>
    </w:p>
    <w:p w14:paraId="3605CD5B" w14:textId="34F0086D" w:rsidR="008B3D6E" w:rsidRPr="008B3D6E" w:rsidDel="005C2E64" w:rsidRDefault="008B3D6E" w:rsidP="008B3D6E">
      <w:pPr>
        <w:widowControl/>
        <w:numPr>
          <w:ilvl w:val="0"/>
          <w:numId w:val="6"/>
        </w:numPr>
        <w:spacing w:before="100" w:beforeAutospacing="1" w:after="100" w:afterAutospacing="1" w:line="240" w:lineRule="auto"/>
        <w:rPr>
          <w:del w:id="33" w:author="." w:date="2025-09-03T10:18:00Z" w16du:dateUtc="2025-09-03T02:18:00Z"/>
          <w:rFonts w:ascii="Arial" w:eastAsia="ＭＳ Ｐゴシック" w:hAnsi="Arial" w:cs="Arial"/>
          <w:kern w:val="0"/>
          <w:sz w:val="24"/>
          <w14:ligatures w14:val="none"/>
        </w:rPr>
      </w:pPr>
      <w:del w:id="34" w:author="." w:date="2025-09-03T10:18:00Z" w16du:dateUtc="2025-09-03T02:18:00Z">
        <w:r w:rsidRPr="008B3D6E" w:rsidDel="005C2E64">
          <w:rPr>
            <w:rFonts w:ascii="Arial" w:eastAsia="ＭＳ Ｐゴシック" w:hAnsi="Arial" w:cs="Arial"/>
            <w:kern w:val="0"/>
            <w:sz w:val="24"/>
            <w14:ligatures w14:val="none"/>
          </w:rPr>
          <w:delText xml:space="preserve">If the delivered Software does not conform to the Specifications, the Client shall notify the Developer within </w:delText>
        </w:r>
        <w:r w:rsidRPr="008B3D6E" w:rsidDel="005C2E64">
          <w:rPr>
            <w:rFonts w:ascii="Arial" w:eastAsia="ＭＳ Ｐゴシック" w:hAnsi="Arial" w:cs="Arial"/>
            <w:b/>
            <w:bCs/>
            <w:kern w:val="0"/>
            <w:sz w:val="24"/>
            <w14:ligatures w14:val="none"/>
          </w:rPr>
          <w:delText>60 days</w:delText>
        </w:r>
        <w:r w:rsidRPr="008B3D6E" w:rsidDel="005C2E64">
          <w:rPr>
            <w:rFonts w:ascii="Arial" w:eastAsia="ＭＳ Ｐゴシック" w:hAnsi="Arial" w:cs="Arial"/>
            <w:kern w:val="0"/>
            <w:sz w:val="24"/>
            <w14:ligatures w14:val="none"/>
          </w:rPr>
          <w:delText xml:space="preserve"> of the Delivery Date with a written description of the issues. The Developer agrees to make reasonable efforts to correct any non-conformity.</w:delText>
        </w:r>
      </w:del>
    </w:p>
    <w:p w14:paraId="629E9FF5" w14:textId="77777777" w:rsidR="005C2E64" w:rsidRPr="00ED0A00" w:rsidRDefault="005C2E64" w:rsidP="005C2E64">
      <w:pPr>
        <w:widowControl/>
        <w:numPr>
          <w:ilvl w:val="0"/>
          <w:numId w:val="13"/>
        </w:numPr>
        <w:spacing w:before="100" w:beforeAutospacing="1" w:after="100" w:afterAutospacing="1" w:line="240" w:lineRule="auto"/>
        <w:rPr>
          <w:ins w:id="35" w:author="." w:date="2025-09-03T10:19:00Z" w16du:dateUtc="2025-09-03T02:19:00Z"/>
          <w:rFonts w:ascii="Arial" w:eastAsia="ＭＳ Ｐゴシック" w:hAnsi="Arial" w:cs="Arial"/>
          <w:kern w:val="0"/>
          <w:sz w:val="24"/>
          <w14:ligatures w14:val="none"/>
        </w:rPr>
      </w:pPr>
      <w:ins w:id="36" w:author="." w:date="2025-09-03T10:19:00Z" w16du:dateUtc="2025-09-03T02:19:00Z">
        <w:r w:rsidRPr="00ED0A00">
          <w:rPr>
            <w:rFonts w:ascii="Arial" w:eastAsia="ＭＳ Ｐゴシック" w:hAnsi="Arial" w:cs="Arial"/>
            <w:kern w:val="0"/>
            <w:sz w:val="24"/>
            <w14:ligatures w14:val="none"/>
          </w:rPr>
          <w:t xml:space="preserve">The Client shall provide written notice of acceptance (or rejection) within </w:t>
        </w:r>
        <w:r w:rsidRPr="00ED0A00">
          <w:rPr>
            <w:rFonts w:ascii="Arial" w:eastAsia="ＭＳ Ｐゴシック" w:hAnsi="Arial" w:cs="Arial"/>
            <w:b/>
            <w:bCs/>
            <w:kern w:val="0"/>
            <w:sz w:val="24"/>
            <w14:ligatures w14:val="none"/>
          </w:rPr>
          <w:t>60 days</w:t>
        </w:r>
        <w:r w:rsidRPr="00ED0A00">
          <w:rPr>
            <w:rFonts w:ascii="Arial" w:eastAsia="ＭＳ Ｐゴシック" w:hAnsi="Arial" w:cs="Arial"/>
            <w:kern w:val="0"/>
            <w:sz w:val="24"/>
            <w14:ligatures w14:val="none"/>
          </w:rPr>
          <w:t xml:space="preserve"> of the delivery date based on conformance to the specifications. Use in production shall not constitute acceptance unless and until the Client signs the Acceptance Certificate, which may be withheld until all critical defects are resolved.</w:t>
        </w:r>
      </w:ins>
    </w:p>
    <w:p w14:paraId="17A3E664" w14:textId="76C79B52" w:rsidR="008B3D6E" w:rsidRPr="008B3D6E" w:rsidDel="005C2E64" w:rsidRDefault="008B3D6E" w:rsidP="008B3D6E">
      <w:pPr>
        <w:widowControl/>
        <w:numPr>
          <w:ilvl w:val="0"/>
          <w:numId w:val="6"/>
        </w:numPr>
        <w:spacing w:before="100" w:beforeAutospacing="1" w:after="100" w:afterAutospacing="1" w:line="240" w:lineRule="auto"/>
        <w:rPr>
          <w:del w:id="37" w:author="." w:date="2025-09-03T10:19:00Z" w16du:dateUtc="2025-09-03T02:19:00Z"/>
          <w:rFonts w:ascii="Arial" w:eastAsia="ＭＳ Ｐゴシック" w:hAnsi="Arial" w:cs="Arial"/>
          <w:kern w:val="0"/>
          <w:sz w:val="24"/>
          <w14:ligatures w14:val="none"/>
        </w:rPr>
      </w:pPr>
      <w:del w:id="38" w:author="." w:date="2025-09-03T10:19:00Z" w16du:dateUtc="2025-09-03T02:19:00Z">
        <w:r w:rsidRPr="008B3D6E" w:rsidDel="005C2E64">
          <w:rPr>
            <w:rFonts w:ascii="Arial" w:eastAsia="ＭＳ Ｐゴシック" w:hAnsi="Arial" w:cs="Arial"/>
            <w:kern w:val="0"/>
            <w:sz w:val="24"/>
            <w14:ligatures w14:val="none"/>
          </w:rPr>
          <w:delText xml:space="preserve">The Client shall provide a written notice of acceptance (or rejection) based on conformity to the Specifications within </w:delText>
        </w:r>
        <w:r w:rsidRPr="008B3D6E" w:rsidDel="005C2E64">
          <w:rPr>
            <w:rFonts w:ascii="Arial" w:eastAsia="ＭＳ Ｐゴシック" w:hAnsi="Arial" w:cs="Arial"/>
            <w:b/>
            <w:bCs/>
            <w:kern w:val="0"/>
            <w:sz w:val="24"/>
            <w14:ligatures w14:val="none"/>
          </w:rPr>
          <w:delText>60 days</w:delText>
        </w:r>
        <w:r w:rsidRPr="008B3D6E" w:rsidDel="005C2E64">
          <w:rPr>
            <w:rFonts w:ascii="Arial" w:eastAsia="ＭＳ Ｐゴシック" w:hAnsi="Arial" w:cs="Arial"/>
            <w:kern w:val="0"/>
            <w:sz w:val="24"/>
            <w14:ligatures w14:val="none"/>
          </w:rPr>
          <w:delText xml:space="preserve"> of the Delivery Date.</w:delText>
        </w:r>
      </w:del>
    </w:p>
    <w:p w14:paraId="05CA4500" w14:textId="27665B77" w:rsidR="008B3D6E" w:rsidRPr="008B3D6E" w:rsidRDefault="008B3D6E" w:rsidP="008B3D6E">
      <w:pPr>
        <w:widowControl/>
        <w:spacing w:after="0" w:line="240" w:lineRule="auto"/>
        <w:rPr>
          <w:rFonts w:ascii="Arial" w:eastAsia="ＭＳ Ｐゴシック" w:hAnsi="Arial" w:cs="Arial"/>
          <w:kern w:val="0"/>
          <w:sz w:val="24"/>
          <w14:ligatures w14:val="none"/>
        </w:rPr>
      </w:pPr>
    </w:p>
    <w:p w14:paraId="3BC5CD18"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3. Compensation</w:t>
      </w:r>
    </w:p>
    <w:p w14:paraId="2E59DF1F" w14:textId="26F99499"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The Client shall pay the Developer for the services as per the development phases described in </w:t>
      </w:r>
      <w:r w:rsidRPr="008B3D6E">
        <w:rPr>
          <w:rFonts w:ascii="Arial" w:eastAsia="ＭＳ Ｐゴシック" w:hAnsi="Arial" w:cs="Arial"/>
          <w:color w:val="FF0000"/>
          <w:kern w:val="0"/>
          <w:sz w:val="24"/>
          <w14:ligatures w14:val="none"/>
        </w:rPr>
        <w:t>Exhibit B</w:t>
      </w:r>
      <w:r w:rsidRPr="008B3D6E">
        <w:rPr>
          <w:rFonts w:ascii="Arial" w:eastAsia="ＭＳ Ｐゴシック" w:hAnsi="Arial" w:cs="Arial"/>
          <w:kern w:val="0"/>
          <w:sz w:val="24"/>
          <w14:ligatures w14:val="none"/>
        </w:rPr>
        <w:t xml:space="preserve">. Payment amounts and timelines are detailed therein. The dates listed in </w:t>
      </w:r>
      <w:r w:rsidRPr="008B3D6E">
        <w:rPr>
          <w:rFonts w:ascii="Arial" w:eastAsia="ＭＳ Ｐゴシック" w:hAnsi="Arial" w:cs="Arial"/>
          <w:color w:val="FF0000"/>
          <w:kern w:val="0"/>
          <w:sz w:val="24"/>
          <w14:ligatures w14:val="none"/>
        </w:rPr>
        <w:t>Exhibit B</w:t>
      </w:r>
      <w:r w:rsidRPr="008B3D6E">
        <w:rPr>
          <w:rFonts w:ascii="Arial" w:eastAsia="ＭＳ Ｐゴシック" w:hAnsi="Arial" w:cs="Arial"/>
          <w:kern w:val="0"/>
          <w:sz w:val="24"/>
          <w14:ligatures w14:val="none"/>
        </w:rPr>
        <w:t xml:space="preserve"> for each development phase are for reference only. The Developer will provide advance notice (approximately two weeks prior) and inform the Client of the actual delivery dates based on the progress of development.</w:t>
      </w:r>
    </w:p>
    <w:p w14:paraId="48D17417" w14:textId="24E95B75" w:rsidR="008B3D6E" w:rsidRPr="008B3D6E" w:rsidRDefault="008B3D6E" w:rsidP="008B3D6E">
      <w:pPr>
        <w:widowControl/>
        <w:spacing w:after="0" w:line="240" w:lineRule="auto"/>
        <w:rPr>
          <w:rFonts w:ascii="Arial" w:eastAsia="ＭＳ Ｐゴシック" w:hAnsi="Arial" w:cs="Arial"/>
          <w:kern w:val="0"/>
          <w:sz w:val="24"/>
          <w14:ligatures w14:val="none"/>
        </w:rPr>
      </w:pPr>
    </w:p>
    <w:p w14:paraId="265F694E"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lastRenderedPageBreak/>
        <w:t>4. Intellectual Property Rights</w:t>
      </w:r>
    </w:p>
    <w:p w14:paraId="53A156F8" w14:textId="77777777" w:rsidR="00B969E1" w:rsidRPr="00ED0A00" w:rsidRDefault="00B969E1" w:rsidP="00B969E1">
      <w:pPr>
        <w:widowControl/>
        <w:spacing w:before="100" w:beforeAutospacing="1" w:after="100" w:afterAutospacing="1" w:line="240" w:lineRule="auto"/>
        <w:rPr>
          <w:ins w:id="39" w:author="." w:date="2025-09-03T10:16:00Z" w16du:dateUtc="2025-09-03T02:16:00Z"/>
          <w:rFonts w:ascii="Arial" w:eastAsia="ＭＳ Ｐゴシック" w:hAnsi="Arial" w:cs="Arial"/>
          <w:kern w:val="0"/>
          <w:sz w:val="24"/>
          <w14:ligatures w14:val="none"/>
        </w:rPr>
      </w:pPr>
      <w:ins w:id="40" w:author="." w:date="2025-09-03T10:16:00Z" w16du:dateUtc="2025-09-03T02:16:00Z">
        <w:r w:rsidRPr="00ED0A00">
          <w:rPr>
            <w:rFonts w:ascii="Arial" w:eastAsia="ＭＳ Ｐゴシック" w:hAnsi="Arial" w:cs="Arial"/>
            <w:kern w:val="0"/>
            <w:sz w:val="24"/>
            <w14:ligatures w14:val="none"/>
          </w:rPr>
          <w:t>Intellectual property rights related to the QR Code Payment Feature created specifically for this project (including but not limited to source code and documentation developed specifically for this project) shall be owned by the Client. However, the Developer retains ownership of existing intellectual property, general methodologies, know-how, and technologies that existed prior to this Agreement or are generally applicable to multiple projects. The Developer grants the Client a perpetual, non-exclusive license to use such existing technologies solely in connection with the delivered Software.</w:t>
        </w:r>
      </w:ins>
    </w:p>
    <w:p w14:paraId="6F9256E9" w14:textId="77777777" w:rsidR="00B969E1" w:rsidRPr="00ED0A00" w:rsidRDefault="00B969E1" w:rsidP="00B969E1">
      <w:pPr>
        <w:widowControl/>
        <w:spacing w:before="100" w:beforeAutospacing="1" w:after="100" w:afterAutospacing="1" w:line="240" w:lineRule="auto"/>
        <w:rPr>
          <w:ins w:id="41" w:author="." w:date="2025-09-03T10:16:00Z" w16du:dateUtc="2025-09-03T02:16:00Z"/>
          <w:rFonts w:ascii="Arial" w:eastAsia="ＭＳ Ｐゴシック" w:hAnsi="Arial" w:cs="Arial"/>
          <w:kern w:val="0"/>
          <w:sz w:val="24"/>
          <w14:ligatures w14:val="none"/>
        </w:rPr>
      </w:pPr>
      <w:ins w:id="42" w:author="." w:date="2025-09-03T10:16:00Z" w16du:dateUtc="2025-09-03T02:16:00Z">
        <w:r w:rsidRPr="00ED0A00">
          <w:rPr>
            <w:rFonts w:ascii="Arial" w:eastAsia="ＭＳ Ｐゴシック" w:hAnsi="Arial" w:cs="Arial"/>
            <w:kern w:val="0"/>
            <w:sz w:val="24"/>
            <w14:ligatures w14:val="none"/>
          </w:rPr>
          <w:t>For existing technologies used in this project, including past project deliverables owned by the Client, mutual licensing for use in this project is granted.</w:t>
        </w:r>
      </w:ins>
    </w:p>
    <w:p w14:paraId="35578BBC" w14:textId="5D60DBBA" w:rsidR="008B3D6E" w:rsidDel="005C2E64" w:rsidRDefault="008B3D6E" w:rsidP="008B3D6E">
      <w:pPr>
        <w:widowControl/>
        <w:spacing w:after="0" w:line="240" w:lineRule="auto"/>
        <w:rPr>
          <w:del w:id="43" w:author="." w:date="2025-09-03T10:16:00Z" w16du:dateUtc="2025-09-03T02:16:00Z"/>
          <w:rFonts w:ascii="Arial" w:eastAsia="ＭＳ Ｐゴシック" w:hAnsi="Arial" w:cs="Arial"/>
          <w:kern w:val="0"/>
          <w:sz w:val="24"/>
          <w14:ligatures w14:val="none"/>
        </w:rPr>
      </w:pPr>
      <w:del w:id="44" w:author="." w:date="2025-09-03T10:16:00Z" w16du:dateUtc="2025-09-03T02:16:00Z">
        <w:r w:rsidRPr="008B3D6E" w:rsidDel="00B969E1">
          <w:rPr>
            <w:rFonts w:ascii="Arial" w:eastAsia="ＭＳ Ｐゴシック" w:hAnsi="Arial" w:cs="Arial"/>
            <w:kern w:val="0"/>
            <w:sz w:val="24"/>
            <w14:ligatures w14:val="none"/>
          </w:rPr>
          <w:delText>All intellectual property rights specifically created for the QR code payment feature, including but not limited to source code and documentation developed exclusively for this project, shall be owned by the Client.</w:delText>
        </w:r>
      </w:del>
    </w:p>
    <w:p w14:paraId="427B7C9A" w14:textId="77777777" w:rsidR="005C2E64" w:rsidRDefault="005C2E64" w:rsidP="005C2E64">
      <w:pPr>
        <w:widowControl/>
        <w:spacing w:before="100" w:beforeAutospacing="1" w:after="100" w:afterAutospacing="1" w:line="240" w:lineRule="auto"/>
        <w:rPr>
          <w:ins w:id="45" w:author="." w:date="2025-09-03T10:16:00Z" w16du:dateUtc="2025-09-03T02:16:00Z"/>
          <w:rFonts w:ascii="Arial" w:eastAsia="ＭＳ Ｐゴシック" w:hAnsi="Arial" w:cs="Arial"/>
          <w:kern w:val="0"/>
          <w:sz w:val="24"/>
          <w14:ligatures w14:val="none"/>
        </w:rPr>
      </w:pPr>
    </w:p>
    <w:p w14:paraId="779CC5A3" w14:textId="77777777" w:rsidR="005C2E64" w:rsidRPr="00ED0A00" w:rsidRDefault="005C2E64" w:rsidP="005C2E64">
      <w:pPr>
        <w:widowControl/>
        <w:spacing w:before="100" w:beforeAutospacing="1" w:after="100" w:afterAutospacing="1" w:line="240" w:lineRule="auto"/>
        <w:outlineLvl w:val="2"/>
        <w:rPr>
          <w:ins w:id="46" w:author="." w:date="2025-09-03T10:16:00Z" w16du:dateUtc="2025-09-03T02:16:00Z"/>
          <w:rFonts w:ascii="Arial" w:eastAsia="ＭＳ Ｐゴシック" w:hAnsi="Arial" w:cs="Arial"/>
          <w:b/>
          <w:bCs/>
          <w:kern w:val="0"/>
          <w:sz w:val="27"/>
          <w:szCs w:val="27"/>
          <w14:ligatures w14:val="none"/>
        </w:rPr>
      </w:pPr>
      <w:ins w:id="47" w:author="." w:date="2025-09-03T10:16:00Z" w16du:dateUtc="2025-09-03T02:16:00Z">
        <w:r w:rsidRPr="00ED0A00">
          <w:rPr>
            <w:rFonts w:ascii="Arial" w:eastAsia="ＭＳ Ｐゴシック" w:hAnsi="Arial" w:cs="Arial"/>
            <w:b/>
            <w:bCs/>
            <w:kern w:val="0"/>
            <w:sz w:val="27"/>
            <w:szCs w:val="27"/>
            <w14:ligatures w14:val="none"/>
          </w:rPr>
          <w:t>5. Advance Notice of Delays and Agreement</w:t>
        </w:r>
      </w:ins>
    </w:p>
    <w:p w14:paraId="5456F93F" w14:textId="77777777" w:rsidR="005C2E64" w:rsidRPr="00ED0A00" w:rsidRDefault="005C2E64" w:rsidP="005C2E64">
      <w:pPr>
        <w:widowControl/>
        <w:numPr>
          <w:ilvl w:val="0"/>
          <w:numId w:val="11"/>
        </w:numPr>
        <w:spacing w:before="100" w:beforeAutospacing="1" w:after="100" w:afterAutospacing="1" w:line="240" w:lineRule="auto"/>
        <w:rPr>
          <w:ins w:id="48" w:author="." w:date="2025-09-03T10:16:00Z" w16du:dateUtc="2025-09-03T02:16:00Z"/>
          <w:rFonts w:ascii="Arial" w:eastAsia="ＭＳ Ｐゴシック" w:hAnsi="Arial" w:cs="Arial"/>
          <w:kern w:val="0"/>
          <w:sz w:val="24"/>
          <w14:ligatures w14:val="none"/>
        </w:rPr>
      </w:pPr>
      <w:ins w:id="49" w:author="." w:date="2025-09-03T10:16:00Z" w16du:dateUtc="2025-09-03T02:16:00Z">
        <w:r w:rsidRPr="00ED0A00">
          <w:rPr>
            <w:rFonts w:ascii="Arial" w:eastAsia="ＭＳ Ｐゴシック" w:hAnsi="Arial" w:cs="Arial"/>
            <w:kern w:val="0"/>
            <w:sz w:val="24"/>
            <w14:ligatures w14:val="none"/>
          </w:rPr>
          <w:t>The Developer shall notify the Client in writing at least 15 days before the expected delay date when milestone achievement is anticipated to be difficult.</w:t>
        </w:r>
      </w:ins>
    </w:p>
    <w:p w14:paraId="27A4C978" w14:textId="77777777" w:rsidR="005C2E64" w:rsidRPr="00ED0A00" w:rsidRDefault="005C2E64" w:rsidP="005C2E64">
      <w:pPr>
        <w:widowControl/>
        <w:numPr>
          <w:ilvl w:val="0"/>
          <w:numId w:val="11"/>
        </w:numPr>
        <w:spacing w:before="100" w:beforeAutospacing="1" w:after="100" w:afterAutospacing="1" w:line="240" w:lineRule="auto"/>
        <w:rPr>
          <w:ins w:id="50" w:author="." w:date="2025-09-03T10:16:00Z" w16du:dateUtc="2025-09-03T02:16:00Z"/>
          <w:rFonts w:ascii="Arial" w:eastAsia="ＭＳ Ｐゴシック" w:hAnsi="Arial" w:cs="Arial"/>
          <w:kern w:val="0"/>
          <w:sz w:val="24"/>
          <w14:ligatures w14:val="none"/>
        </w:rPr>
      </w:pPr>
      <w:ins w:id="51" w:author="." w:date="2025-09-03T10:16:00Z" w16du:dateUtc="2025-09-03T02:16:00Z">
        <w:r w:rsidRPr="00ED0A00">
          <w:rPr>
            <w:rFonts w:ascii="Arial" w:eastAsia="ＭＳ Ｐゴシック" w:hAnsi="Arial" w:cs="Arial"/>
            <w:kern w:val="0"/>
            <w:sz w:val="24"/>
            <w14:ligatures w14:val="none"/>
          </w:rPr>
          <w:t>The notification in the preceding paragraph shall include the following:</w:t>
        </w:r>
      </w:ins>
    </w:p>
    <w:p w14:paraId="77D1C36D" w14:textId="77777777" w:rsidR="005C2E64" w:rsidRPr="00ED0A00" w:rsidRDefault="005C2E64" w:rsidP="005C2E64">
      <w:pPr>
        <w:widowControl/>
        <w:numPr>
          <w:ilvl w:val="1"/>
          <w:numId w:val="11"/>
        </w:numPr>
        <w:spacing w:before="100" w:beforeAutospacing="1" w:after="100" w:afterAutospacing="1" w:line="240" w:lineRule="auto"/>
        <w:rPr>
          <w:ins w:id="52" w:author="." w:date="2025-09-03T10:16:00Z" w16du:dateUtc="2025-09-03T02:16:00Z"/>
          <w:rFonts w:ascii="Arial" w:eastAsia="ＭＳ Ｐゴシック" w:hAnsi="Arial" w:cs="Arial"/>
          <w:kern w:val="0"/>
          <w:sz w:val="24"/>
          <w14:ligatures w14:val="none"/>
        </w:rPr>
      </w:pPr>
      <w:ins w:id="53" w:author="." w:date="2025-09-03T10:16:00Z" w16du:dateUtc="2025-09-03T02:16:00Z">
        <w:r w:rsidRPr="00ED0A00">
          <w:rPr>
            <w:rFonts w:ascii="Arial" w:eastAsia="ＭＳ Ｐゴシック" w:hAnsi="Arial" w:cs="Arial"/>
            <w:kern w:val="0"/>
            <w:sz w:val="24"/>
            <w14:ligatures w14:val="none"/>
          </w:rPr>
          <w:t>Cause and details of the delay</w:t>
        </w:r>
      </w:ins>
    </w:p>
    <w:p w14:paraId="45432DB3" w14:textId="77777777" w:rsidR="005C2E64" w:rsidRPr="00ED0A00" w:rsidRDefault="005C2E64" w:rsidP="005C2E64">
      <w:pPr>
        <w:widowControl/>
        <w:numPr>
          <w:ilvl w:val="1"/>
          <w:numId w:val="11"/>
        </w:numPr>
        <w:spacing w:before="100" w:beforeAutospacing="1" w:after="100" w:afterAutospacing="1" w:line="240" w:lineRule="auto"/>
        <w:rPr>
          <w:ins w:id="54" w:author="." w:date="2025-09-03T10:16:00Z" w16du:dateUtc="2025-09-03T02:16:00Z"/>
          <w:rFonts w:ascii="Arial" w:eastAsia="ＭＳ Ｐゴシック" w:hAnsi="Arial" w:cs="Arial"/>
          <w:kern w:val="0"/>
          <w:sz w:val="24"/>
          <w14:ligatures w14:val="none"/>
        </w:rPr>
      </w:pPr>
      <w:ins w:id="55" w:author="." w:date="2025-09-03T10:16:00Z" w16du:dateUtc="2025-09-03T02:16:00Z">
        <w:r w:rsidRPr="00ED0A00">
          <w:rPr>
            <w:rFonts w:ascii="Arial" w:eastAsia="ＭＳ Ｐゴシック" w:hAnsi="Arial" w:cs="Arial"/>
            <w:kern w:val="0"/>
            <w:sz w:val="24"/>
            <w14:ligatures w14:val="none"/>
          </w:rPr>
          <w:t>Expected delay period</w:t>
        </w:r>
      </w:ins>
    </w:p>
    <w:p w14:paraId="3D3D04AB" w14:textId="77777777" w:rsidR="005C2E64" w:rsidRPr="00ED0A00" w:rsidRDefault="005C2E64" w:rsidP="005C2E64">
      <w:pPr>
        <w:widowControl/>
        <w:numPr>
          <w:ilvl w:val="1"/>
          <w:numId w:val="11"/>
        </w:numPr>
        <w:spacing w:before="100" w:beforeAutospacing="1" w:after="100" w:afterAutospacing="1" w:line="240" w:lineRule="auto"/>
        <w:rPr>
          <w:ins w:id="56" w:author="." w:date="2025-09-03T10:16:00Z" w16du:dateUtc="2025-09-03T02:16:00Z"/>
          <w:rFonts w:ascii="Arial" w:eastAsia="ＭＳ Ｐゴシック" w:hAnsi="Arial" w:cs="Arial"/>
          <w:kern w:val="0"/>
          <w:sz w:val="24"/>
          <w14:ligatures w14:val="none"/>
        </w:rPr>
      </w:pPr>
      <w:ins w:id="57" w:author="." w:date="2025-09-03T10:16:00Z" w16du:dateUtc="2025-09-03T02:16:00Z">
        <w:r w:rsidRPr="00ED0A00">
          <w:rPr>
            <w:rFonts w:ascii="Arial" w:eastAsia="ＭＳ Ｐゴシック" w:hAnsi="Arial" w:cs="Arial"/>
            <w:kern w:val="0"/>
            <w:sz w:val="24"/>
            <w14:ligatures w14:val="none"/>
          </w:rPr>
          <w:t>Functions and scope affected</w:t>
        </w:r>
      </w:ins>
    </w:p>
    <w:p w14:paraId="68E8E963" w14:textId="77777777" w:rsidR="005C2E64" w:rsidRPr="00ED0A00" w:rsidRDefault="005C2E64" w:rsidP="005C2E64">
      <w:pPr>
        <w:widowControl/>
        <w:numPr>
          <w:ilvl w:val="1"/>
          <w:numId w:val="11"/>
        </w:numPr>
        <w:spacing w:before="100" w:beforeAutospacing="1" w:after="100" w:afterAutospacing="1" w:line="240" w:lineRule="auto"/>
        <w:rPr>
          <w:ins w:id="58" w:author="." w:date="2025-09-03T10:16:00Z" w16du:dateUtc="2025-09-03T02:16:00Z"/>
          <w:rFonts w:ascii="Arial" w:eastAsia="ＭＳ Ｐゴシック" w:hAnsi="Arial" w:cs="Arial"/>
          <w:kern w:val="0"/>
          <w:sz w:val="24"/>
          <w14:ligatures w14:val="none"/>
        </w:rPr>
      </w:pPr>
      <w:ins w:id="59" w:author="." w:date="2025-09-03T10:16:00Z" w16du:dateUtc="2025-09-03T02:16:00Z">
        <w:r w:rsidRPr="00ED0A00">
          <w:rPr>
            <w:rFonts w:ascii="Arial" w:eastAsia="ＭＳ Ｐゴシック" w:hAnsi="Arial" w:cs="Arial"/>
            <w:kern w:val="0"/>
            <w:sz w:val="24"/>
            <w14:ligatures w14:val="none"/>
          </w:rPr>
          <w:t>Proposed countermeasures and alternatives</w:t>
        </w:r>
      </w:ins>
    </w:p>
    <w:p w14:paraId="4A4E6FED" w14:textId="77777777" w:rsidR="005C2E64" w:rsidRPr="00ED0A00" w:rsidRDefault="005C2E64" w:rsidP="005C2E64">
      <w:pPr>
        <w:widowControl/>
        <w:numPr>
          <w:ilvl w:val="0"/>
          <w:numId w:val="11"/>
        </w:numPr>
        <w:spacing w:before="100" w:beforeAutospacing="1" w:after="100" w:afterAutospacing="1" w:line="240" w:lineRule="auto"/>
        <w:rPr>
          <w:ins w:id="60" w:author="." w:date="2025-09-03T10:16:00Z" w16du:dateUtc="2025-09-03T02:16:00Z"/>
          <w:rFonts w:ascii="Arial" w:eastAsia="ＭＳ Ｐゴシック" w:hAnsi="Arial" w:cs="Arial"/>
          <w:kern w:val="0"/>
          <w:sz w:val="24"/>
          <w14:ligatures w14:val="none"/>
        </w:rPr>
      </w:pPr>
      <w:ins w:id="61" w:author="." w:date="2025-09-03T10:16:00Z" w16du:dateUtc="2025-09-03T02:16:00Z">
        <w:r w:rsidRPr="00ED0A00">
          <w:rPr>
            <w:rFonts w:ascii="Arial" w:eastAsia="ＭＳ Ｐゴシック" w:hAnsi="Arial" w:cs="Arial"/>
            <w:kern w:val="0"/>
            <w:sz w:val="24"/>
            <w14:ligatures w14:val="none"/>
          </w:rPr>
          <w:t>The Client shall select one of the following within 10 business days of receiving the notification:</w:t>
        </w:r>
      </w:ins>
    </w:p>
    <w:p w14:paraId="3E28C5B1" w14:textId="77777777" w:rsidR="005C2E64" w:rsidRPr="00ED0A00" w:rsidRDefault="005C2E64" w:rsidP="005C2E64">
      <w:pPr>
        <w:widowControl/>
        <w:numPr>
          <w:ilvl w:val="1"/>
          <w:numId w:val="11"/>
        </w:numPr>
        <w:spacing w:before="100" w:beforeAutospacing="1" w:after="100" w:afterAutospacing="1" w:line="240" w:lineRule="auto"/>
        <w:rPr>
          <w:ins w:id="62" w:author="." w:date="2025-09-03T10:16:00Z" w16du:dateUtc="2025-09-03T02:16:00Z"/>
          <w:rFonts w:ascii="Arial" w:eastAsia="ＭＳ Ｐゴシック" w:hAnsi="Arial" w:cs="Arial"/>
          <w:kern w:val="0"/>
          <w:sz w:val="24"/>
          <w14:ligatures w14:val="none"/>
        </w:rPr>
      </w:pPr>
      <w:ins w:id="63" w:author="." w:date="2025-09-03T10:16:00Z" w16du:dateUtc="2025-09-03T02:16:00Z">
        <w:r w:rsidRPr="00ED0A00">
          <w:rPr>
            <w:rFonts w:ascii="Arial" w:eastAsia="ＭＳ Ｐゴシック" w:hAnsi="Arial" w:cs="Arial"/>
            <w:kern w:val="0"/>
            <w:sz w:val="24"/>
            <w14:ligatures w14:val="none"/>
          </w:rPr>
          <w:t>Acceptance of the delay (agreement on new schedule)</w:t>
        </w:r>
      </w:ins>
    </w:p>
    <w:p w14:paraId="3D34F509" w14:textId="77777777" w:rsidR="005C2E64" w:rsidRPr="00ED0A00" w:rsidRDefault="005C2E64" w:rsidP="005C2E64">
      <w:pPr>
        <w:widowControl/>
        <w:numPr>
          <w:ilvl w:val="1"/>
          <w:numId w:val="11"/>
        </w:numPr>
        <w:spacing w:before="100" w:beforeAutospacing="1" w:after="100" w:afterAutospacing="1" w:line="240" w:lineRule="auto"/>
        <w:rPr>
          <w:ins w:id="64" w:author="." w:date="2025-09-03T10:16:00Z" w16du:dateUtc="2025-09-03T02:16:00Z"/>
          <w:rFonts w:ascii="Arial" w:eastAsia="ＭＳ Ｐゴシック" w:hAnsi="Arial" w:cs="Arial"/>
          <w:kern w:val="0"/>
          <w:sz w:val="24"/>
          <w14:ligatures w14:val="none"/>
        </w:rPr>
      </w:pPr>
      <w:ins w:id="65" w:author="." w:date="2025-09-03T10:16:00Z" w16du:dateUtc="2025-09-03T02:16:00Z">
        <w:r w:rsidRPr="00ED0A00">
          <w:rPr>
            <w:rFonts w:ascii="Arial" w:eastAsia="ＭＳ Ｐゴシック" w:hAnsi="Arial" w:cs="Arial"/>
            <w:kern w:val="0"/>
            <w:sz w:val="24"/>
            <w14:ligatures w14:val="none"/>
          </w:rPr>
          <w:t>Adjustment of specifications and priorities</w:t>
        </w:r>
      </w:ins>
    </w:p>
    <w:p w14:paraId="33A93D07" w14:textId="77777777" w:rsidR="005C2E64" w:rsidRPr="00ED0A00" w:rsidRDefault="005C2E64" w:rsidP="005C2E64">
      <w:pPr>
        <w:widowControl/>
        <w:numPr>
          <w:ilvl w:val="1"/>
          <w:numId w:val="11"/>
        </w:numPr>
        <w:spacing w:before="100" w:beforeAutospacing="1" w:after="100" w:afterAutospacing="1" w:line="240" w:lineRule="auto"/>
        <w:rPr>
          <w:ins w:id="66" w:author="." w:date="2025-09-03T10:16:00Z" w16du:dateUtc="2025-09-03T02:16:00Z"/>
          <w:rFonts w:ascii="Arial" w:eastAsia="ＭＳ Ｐゴシック" w:hAnsi="Arial" w:cs="Arial"/>
          <w:kern w:val="0"/>
          <w:sz w:val="24"/>
          <w14:ligatures w14:val="none"/>
        </w:rPr>
      </w:pPr>
      <w:ins w:id="67" w:author="." w:date="2025-09-03T10:16:00Z" w16du:dateUtc="2025-09-03T02:16:00Z">
        <w:r w:rsidRPr="00ED0A00">
          <w:rPr>
            <w:rFonts w:ascii="Arial" w:eastAsia="ＭＳ Ｐゴシック" w:hAnsi="Arial" w:cs="Arial"/>
            <w:kern w:val="0"/>
            <w:sz w:val="24"/>
            <w14:ligatures w14:val="none"/>
          </w:rPr>
          <w:t>Phased delivery through partial delivery</w:t>
        </w:r>
      </w:ins>
    </w:p>
    <w:p w14:paraId="7E96F873" w14:textId="77777777" w:rsidR="005C2E64" w:rsidRPr="00ED0A00" w:rsidRDefault="005C2E64" w:rsidP="005C2E64">
      <w:pPr>
        <w:widowControl/>
        <w:numPr>
          <w:ilvl w:val="0"/>
          <w:numId w:val="11"/>
        </w:numPr>
        <w:spacing w:before="100" w:beforeAutospacing="1" w:after="100" w:afterAutospacing="1" w:line="240" w:lineRule="auto"/>
        <w:rPr>
          <w:ins w:id="68" w:author="." w:date="2025-09-03T10:16:00Z" w16du:dateUtc="2025-09-03T02:16:00Z"/>
          <w:rFonts w:ascii="Arial" w:eastAsia="ＭＳ Ｐゴシック" w:hAnsi="Arial" w:cs="Arial"/>
          <w:kern w:val="0"/>
          <w:sz w:val="24"/>
          <w14:ligatures w14:val="none"/>
        </w:rPr>
      </w:pPr>
      <w:ins w:id="69" w:author="." w:date="2025-09-03T10:16:00Z" w16du:dateUtc="2025-09-03T02:16:00Z">
        <w:r w:rsidRPr="00ED0A00">
          <w:rPr>
            <w:rFonts w:ascii="Arial" w:eastAsia="ＭＳ Ｐゴシック" w:hAnsi="Arial" w:cs="Arial"/>
            <w:kern w:val="0"/>
            <w:sz w:val="24"/>
            <w14:ligatures w14:val="none"/>
          </w:rPr>
          <w:t>When the Client accepts the delay, penalties for such delay shall not apply.</w:t>
        </w:r>
      </w:ins>
    </w:p>
    <w:p w14:paraId="00C65BDA" w14:textId="77777777" w:rsidR="005C2E64" w:rsidRPr="00ED0A00" w:rsidRDefault="005C2E64" w:rsidP="005C2E64">
      <w:pPr>
        <w:widowControl/>
        <w:numPr>
          <w:ilvl w:val="0"/>
          <w:numId w:val="11"/>
        </w:numPr>
        <w:spacing w:before="100" w:beforeAutospacing="1" w:after="100" w:afterAutospacing="1" w:line="240" w:lineRule="auto"/>
        <w:rPr>
          <w:ins w:id="70" w:author="." w:date="2025-09-03T10:16:00Z" w16du:dateUtc="2025-09-03T02:16:00Z"/>
          <w:rFonts w:ascii="Arial" w:eastAsia="ＭＳ Ｐゴシック" w:hAnsi="Arial" w:cs="Arial"/>
          <w:kern w:val="0"/>
          <w:sz w:val="24"/>
          <w14:ligatures w14:val="none"/>
        </w:rPr>
      </w:pPr>
      <w:ins w:id="71" w:author="." w:date="2025-09-03T10:16:00Z" w16du:dateUtc="2025-09-03T02:16:00Z">
        <w:r w:rsidRPr="00ED0A00">
          <w:rPr>
            <w:rFonts w:ascii="Arial" w:eastAsia="ＭＳ Ｐゴシック" w:hAnsi="Arial" w:cs="Arial"/>
            <w:kern w:val="0"/>
            <w:sz w:val="24"/>
            <w14:ligatures w14:val="none"/>
          </w:rPr>
          <w:t>Delays due to force majeure, Client-initiated changes, or third-party system failures shall be exempt from penalties regardless of advance notice.</w:t>
        </w:r>
      </w:ins>
    </w:p>
    <w:p w14:paraId="6C28B2BE" w14:textId="77777777" w:rsidR="005C2E64" w:rsidRPr="005C2E64" w:rsidRDefault="005C2E64" w:rsidP="005C2E64">
      <w:pPr>
        <w:widowControl/>
        <w:spacing w:before="100" w:beforeAutospacing="1" w:after="100" w:afterAutospacing="1" w:line="240" w:lineRule="auto"/>
        <w:rPr>
          <w:ins w:id="72" w:author="." w:date="2025-09-03T10:16:00Z" w16du:dateUtc="2025-09-03T02:16:00Z"/>
          <w:rFonts w:ascii="Arial" w:eastAsia="ＭＳ Ｐゴシック" w:hAnsi="Arial" w:cs="Arial"/>
          <w:kern w:val="0"/>
          <w:sz w:val="24"/>
          <w14:ligatures w14:val="none"/>
        </w:rPr>
        <w:pPrChange w:id="73" w:author="." w:date="2025-09-03T10:16:00Z" w16du:dateUtc="2025-09-03T02:16:00Z">
          <w:pPr>
            <w:widowControl/>
            <w:numPr>
              <w:numId w:val="7"/>
            </w:numPr>
            <w:tabs>
              <w:tab w:val="num" w:pos="720"/>
            </w:tabs>
            <w:spacing w:before="100" w:beforeAutospacing="1" w:after="100" w:afterAutospacing="1" w:line="240" w:lineRule="auto"/>
            <w:ind w:left="720" w:hanging="360"/>
          </w:pPr>
        </w:pPrChange>
      </w:pPr>
    </w:p>
    <w:p w14:paraId="7A988030" w14:textId="3EEA355B" w:rsidR="008B3D6E" w:rsidRPr="008B3D6E" w:rsidDel="00B969E1" w:rsidRDefault="008B3D6E" w:rsidP="008B3D6E">
      <w:pPr>
        <w:widowControl/>
        <w:numPr>
          <w:ilvl w:val="0"/>
          <w:numId w:val="7"/>
        </w:numPr>
        <w:spacing w:before="100" w:beforeAutospacing="1" w:after="100" w:afterAutospacing="1" w:line="240" w:lineRule="auto"/>
        <w:rPr>
          <w:del w:id="74" w:author="." w:date="2025-09-03T10:16:00Z" w16du:dateUtc="2025-09-03T02:16:00Z"/>
          <w:rFonts w:ascii="Arial" w:eastAsia="ＭＳ Ｐゴシック" w:hAnsi="Arial" w:cs="Arial"/>
          <w:kern w:val="0"/>
          <w:sz w:val="24"/>
          <w14:ligatures w14:val="none"/>
        </w:rPr>
      </w:pPr>
      <w:del w:id="75" w:author="." w:date="2025-09-03T10:16:00Z" w16du:dateUtc="2025-09-03T02:16:00Z">
        <w:r w:rsidRPr="008B3D6E" w:rsidDel="00B969E1">
          <w:rPr>
            <w:rFonts w:ascii="Arial" w:eastAsia="ＭＳ Ｐゴシック" w:hAnsi="Arial" w:cs="Arial"/>
            <w:kern w:val="0"/>
            <w:sz w:val="24"/>
            <w14:ligatures w14:val="none"/>
          </w:rPr>
          <w:delText>The Developer retains ownership of all pre-existing intellectual property, general methodologies, know-how, and technologies that existed prior to this agreement or that are generally applicable across multiple projects.</w:delText>
        </w:r>
      </w:del>
    </w:p>
    <w:p w14:paraId="477AA9EC" w14:textId="3C60508C" w:rsidR="008B3D6E" w:rsidRPr="008B3D6E" w:rsidDel="00B969E1" w:rsidRDefault="008B3D6E" w:rsidP="008B3D6E">
      <w:pPr>
        <w:widowControl/>
        <w:numPr>
          <w:ilvl w:val="0"/>
          <w:numId w:val="7"/>
        </w:numPr>
        <w:spacing w:before="100" w:beforeAutospacing="1" w:after="100" w:afterAutospacing="1" w:line="240" w:lineRule="auto"/>
        <w:rPr>
          <w:del w:id="76" w:author="." w:date="2025-09-03T10:16:00Z" w16du:dateUtc="2025-09-03T02:16:00Z"/>
          <w:rFonts w:ascii="Arial" w:eastAsia="ＭＳ Ｐゴシック" w:hAnsi="Arial" w:cs="Arial"/>
          <w:kern w:val="0"/>
          <w:sz w:val="24"/>
          <w14:ligatures w14:val="none"/>
        </w:rPr>
      </w:pPr>
      <w:del w:id="77" w:author="." w:date="2025-09-03T10:16:00Z" w16du:dateUtc="2025-09-03T02:16:00Z">
        <w:r w:rsidRPr="008B3D6E" w:rsidDel="00B969E1">
          <w:rPr>
            <w:rFonts w:ascii="Arial" w:eastAsia="ＭＳ Ｐゴシック" w:hAnsi="Arial" w:cs="Arial"/>
            <w:kern w:val="0"/>
            <w:sz w:val="24"/>
            <w14:ligatures w14:val="none"/>
          </w:rPr>
          <w:delText>The Developer grants the Client a perpetual, non-exclusive license to use such pre-existing technology solely in connection with the delivered Software.</w:delText>
        </w:r>
      </w:del>
    </w:p>
    <w:p w14:paraId="47D59F92" w14:textId="2C3FB3BB" w:rsidR="008B3D6E" w:rsidRPr="008B3D6E" w:rsidDel="00B969E1" w:rsidRDefault="008B3D6E" w:rsidP="008B3D6E">
      <w:pPr>
        <w:widowControl/>
        <w:numPr>
          <w:ilvl w:val="0"/>
          <w:numId w:val="7"/>
        </w:numPr>
        <w:spacing w:before="100" w:beforeAutospacing="1" w:after="100" w:afterAutospacing="1" w:line="240" w:lineRule="auto"/>
        <w:rPr>
          <w:del w:id="78" w:author="." w:date="2025-09-03T10:16:00Z" w16du:dateUtc="2025-09-03T02:16:00Z"/>
          <w:rFonts w:ascii="Arial" w:eastAsia="ＭＳ Ｐゴシック" w:hAnsi="Arial" w:cs="Arial"/>
          <w:kern w:val="0"/>
          <w:sz w:val="24"/>
          <w14:ligatures w14:val="none"/>
        </w:rPr>
      </w:pPr>
      <w:del w:id="79" w:author="." w:date="2025-09-03T10:16:00Z" w16du:dateUtc="2025-09-03T02:16:00Z">
        <w:r w:rsidRPr="008B3D6E" w:rsidDel="00B969E1">
          <w:rPr>
            <w:rFonts w:ascii="Arial" w:eastAsia="ＭＳ Ｐゴシック" w:hAnsi="Arial" w:cs="Arial"/>
            <w:kern w:val="0"/>
            <w:sz w:val="24"/>
            <w14:ligatures w14:val="none"/>
          </w:rPr>
          <w:delText>For existing technologies used in this project, including deliverables from past projects owned by the Client, both parties mutually grant permission for use in this project.</w:delText>
        </w:r>
      </w:del>
    </w:p>
    <w:p w14:paraId="69577FE6" w14:textId="4ED03761" w:rsidR="008B3D6E" w:rsidRPr="008B3D6E" w:rsidRDefault="008B3D6E" w:rsidP="008B3D6E">
      <w:pPr>
        <w:widowControl/>
        <w:spacing w:after="0" w:line="240" w:lineRule="auto"/>
        <w:rPr>
          <w:rFonts w:ascii="Arial" w:eastAsia="ＭＳ Ｐゴシック" w:hAnsi="Arial" w:cs="Arial"/>
          <w:kern w:val="0"/>
          <w:sz w:val="24"/>
          <w14:ligatures w14:val="none"/>
        </w:rPr>
      </w:pPr>
    </w:p>
    <w:p w14:paraId="5CD28EEB" w14:textId="2C7C874C" w:rsidR="008B3D6E" w:rsidRPr="008B3D6E" w:rsidRDefault="005C2E64"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ins w:id="80" w:author="." w:date="2025-09-03T10:16:00Z" w16du:dateUtc="2025-09-03T02:16:00Z">
        <w:r>
          <w:rPr>
            <w:rFonts w:ascii="Arial" w:eastAsia="ＭＳ Ｐゴシック" w:hAnsi="Arial" w:cs="Arial"/>
            <w:b/>
            <w:bCs/>
            <w:kern w:val="0"/>
            <w:sz w:val="36"/>
            <w:szCs w:val="36"/>
            <w14:ligatures w14:val="none"/>
          </w:rPr>
          <w:t>6</w:t>
        </w:r>
      </w:ins>
      <w:del w:id="81" w:author="." w:date="2025-09-03T10:16:00Z" w16du:dateUtc="2025-09-03T02:16:00Z">
        <w:r w:rsidR="008B3D6E" w:rsidRPr="008B3D6E" w:rsidDel="005C2E64">
          <w:rPr>
            <w:rFonts w:ascii="Arial" w:eastAsia="ＭＳ Ｐゴシック" w:hAnsi="Arial" w:cs="Arial"/>
            <w:b/>
            <w:bCs/>
            <w:kern w:val="0"/>
            <w:sz w:val="36"/>
            <w:szCs w:val="36"/>
            <w14:ligatures w14:val="none"/>
          </w:rPr>
          <w:delText>5</w:delText>
        </w:r>
      </w:del>
      <w:r w:rsidR="008B3D6E" w:rsidRPr="008B3D6E">
        <w:rPr>
          <w:rFonts w:ascii="Arial" w:eastAsia="ＭＳ Ｐゴシック" w:hAnsi="Arial" w:cs="Arial"/>
          <w:b/>
          <w:bCs/>
          <w:kern w:val="0"/>
          <w:sz w:val="36"/>
          <w:szCs w:val="36"/>
          <w14:ligatures w14:val="none"/>
        </w:rPr>
        <w:t>. Change in Specifications</w:t>
      </w:r>
    </w:p>
    <w:p w14:paraId="14C1AA96" w14:textId="77777777" w:rsidR="008B3D6E" w:rsidRPr="008B3D6E" w:rsidRDefault="008B3D6E" w:rsidP="008B3D6E">
      <w:pPr>
        <w:widowControl/>
        <w:numPr>
          <w:ilvl w:val="0"/>
          <w:numId w:val="8"/>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Change requests may be made by the Client through a formal change control process.</w:t>
      </w:r>
    </w:p>
    <w:p w14:paraId="64B9EE78" w14:textId="77777777" w:rsidR="008B3D6E" w:rsidRPr="008B3D6E" w:rsidRDefault="008B3D6E" w:rsidP="008B3D6E">
      <w:pPr>
        <w:widowControl/>
        <w:numPr>
          <w:ilvl w:val="0"/>
          <w:numId w:val="8"/>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Any changes that materially alter the scope, timeline, or cost of the project must be documented in writing and approved by both parties before implementation.</w:t>
      </w:r>
    </w:p>
    <w:p w14:paraId="4BFE515A" w14:textId="77777777" w:rsidR="008B3D6E" w:rsidRPr="008B3D6E" w:rsidRDefault="008B3D6E" w:rsidP="008B3D6E">
      <w:pPr>
        <w:widowControl/>
        <w:numPr>
          <w:ilvl w:val="0"/>
          <w:numId w:val="8"/>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Developer shall provide a written estimate of additional time and cost within 5 business days of receiving a change request.</w:t>
      </w:r>
    </w:p>
    <w:p w14:paraId="7683C8C7" w14:textId="77777777" w:rsidR="008B3D6E" w:rsidRPr="008B3D6E" w:rsidRDefault="008B3D6E" w:rsidP="008B3D6E">
      <w:pPr>
        <w:widowControl/>
        <w:numPr>
          <w:ilvl w:val="0"/>
          <w:numId w:val="8"/>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Client's written approval is required before proceeding with any changes that incur additional costs or extend delivery timelines.</w:t>
      </w:r>
    </w:p>
    <w:p w14:paraId="38BA6764" w14:textId="50224C26" w:rsidR="008B3D6E" w:rsidRPr="008B3D6E" w:rsidRDefault="008B3D6E" w:rsidP="008B3D6E">
      <w:pPr>
        <w:widowControl/>
        <w:spacing w:after="0" w:line="240" w:lineRule="auto"/>
        <w:rPr>
          <w:rFonts w:ascii="Arial" w:eastAsia="ＭＳ Ｐゴシック" w:hAnsi="Arial" w:cs="Arial"/>
          <w:kern w:val="0"/>
          <w:sz w:val="24"/>
          <w14:ligatures w14:val="none"/>
        </w:rPr>
      </w:pPr>
    </w:p>
    <w:p w14:paraId="621D2CC9" w14:textId="01D1624B" w:rsidR="008B3D6E" w:rsidRPr="008B3D6E" w:rsidRDefault="005C2E64"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ins w:id="82" w:author="." w:date="2025-09-03T10:19:00Z" w16du:dateUtc="2025-09-03T02:19:00Z">
        <w:r>
          <w:rPr>
            <w:rFonts w:ascii="Arial" w:eastAsia="ＭＳ Ｐゴシック" w:hAnsi="Arial" w:cs="Arial"/>
            <w:b/>
            <w:bCs/>
            <w:kern w:val="0"/>
            <w:sz w:val="36"/>
            <w:szCs w:val="36"/>
            <w14:ligatures w14:val="none"/>
          </w:rPr>
          <w:t>7</w:t>
        </w:r>
      </w:ins>
      <w:del w:id="83" w:author="." w:date="2025-09-03T10:19:00Z" w16du:dateUtc="2025-09-03T02:19:00Z">
        <w:r w:rsidR="008B3D6E" w:rsidRPr="008B3D6E" w:rsidDel="005C2E64">
          <w:rPr>
            <w:rFonts w:ascii="Arial" w:eastAsia="ＭＳ Ｐゴシック" w:hAnsi="Arial" w:cs="Arial"/>
            <w:b/>
            <w:bCs/>
            <w:kern w:val="0"/>
            <w:sz w:val="36"/>
            <w:szCs w:val="36"/>
            <w14:ligatures w14:val="none"/>
          </w:rPr>
          <w:delText>6</w:delText>
        </w:r>
      </w:del>
      <w:r w:rsidR="008B3D6E" w:rsidRPr="008B3D6E">
        <w:rPr>
          <w:rFonts w:ascii="Arial" w:eastAsia="ＭＳ Ｐゴシック" w:hAnsi="Arial" w:cs="Arial"/>
          <w:b/>
          <w:bCs/>
          <w:kern w:val="0"/>
          <w:sz w:val="36"/>
          <w:szCs w:val="36"/>
          <w14:ligatures w14:val="none"/>
        </w:rPr>
        <w:t>. Confidentiality</w:t>
      </w:r>
    </w:p>
    <w:p w14:paraId="144C0379"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Both parties agree to maintain strict confidentiality regarding all business and technical information obtained from the other party </w:t>
      </w:r>
      <w:proofErr w:type="gramStart"/>
      <w:r w:rsidRPr="008B3D6E">
        <w:rPr>
          <w:rFonts w:ascii="Arial" w:eastAsia="ＭＳ Ｐゴシック" w:hAnsi="Arial" w:cs="Arial"/>
          <w:kern w:val="0"/>
          <w:sz w:val="24"/>
          <w14:ligatures w14:val="none"/>
        </w:rPr>
        <w:t>during the course of</w:t>
      </w:r>
      <w:proofErr w:type="gramEnd"/>
      <w:r w:rsidRPr="008B3D6E">
        <w:rPr>
          <w:rFonts w:ascii="Arial" w:eastAsia="ＭＳ Ｐゴシック" w:hAnsi="Arial" w:cs="Arial"/>
          <w:kern w:val="0"/>
          <w:sz w:val="24"/>
          <w14:ligatures w14:val="none"/>
        </w:rPr>
        <w:t xml:space="preserve"> this agreement. This mutual obligation includes, but is not limited to, specifications, source code, business plans, methodologies, and know-how. No unauthorized use, disclosure, or duplication of confidential information is permitted. This confidentiality obligation shall remain in effect for a period of </w:t>
      </w:r>
      <w:r w:rsidRPr="008B3D6E">
        <w:rPr>
          <w:rFonts w:ascii="Arial" w:eastAsia="ＭＳ Ｐゴシック" w:hAnsi="Arial" w:cs="Arial"/>
          <w:b/>
          <w:bCs/>
          <w:kern w:val="0"/>
          <w:sz w:val="24"/>
          <w14:ligatures w14:val="none"/>
        </w:rPr>
        <w:t>3 years</w:t>
      </w:r>
      <w:r w:rsidRPr="008B3D6E">
        <w:rPr>
          <w:rFonts w:ascii="Arial" w:eastAsia="ＭＳ Ｐゴシック" w:hAnsi="Arial" w:cs="Arial"/>
          <w:kern w:val="0"/>
          <w:sz w:val="24"/>
          <w14:ligatures w14:val="none"/>
        </w:rPr>
        <w:t xml:space="preserve"> following the termination or expiration of this agreement.</w:t>
      </w:r>
    </w:p>
    <w:p w14:paraId="432DF460" w14:textId="36E6D265" w:rsidR="008B3D6E" w:rsidRPr="008B3D6E" w:rsidRDefault="008B3D6E" w:rsidP="008B3D6E">
      <w:pPr>
        <w:widowControl/>
        <w:spacing w:after="0" w:line="240" w:lineRule="auto"/>
        <w:rPr>
          <w:rFonts w:ascii="Arial" w:eastAsia="ＭＳ Ｐゴシック" w:hAnsi="Arial" w:cs="Arial"/>
          <w:kern w:val="0"/>
          <w:sz w:val="24"/>
          <w14:ligatures w14:val="none"/>
        </w:rPr>
      </w:pPr>
    </w:p>
    <w:p w14:paraId="5504E249" w14:textId="7AA796FB" w:rsidR="008B3D6E" w:rsidRPr="008B3D6E" w:rsidRDefault="005C2E64"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ins w:id="84" w:author="." w:date="2025-09-03T10:19:00Z" w16du:dateUtc="2025-09-03T02:19:00Z">
        <w:r>
          <w:rPr>
            <w:rFonts w:ascii="Arial" w:eastAsia="ＭＳ Ｐゴシック" w:hAnsi="Arial" w:cs="Arial"/>
            <w:b/>
            <w:bCs/>
            <w:kern w:val="0"/>
            <w:sz w:val="36"/>
            <w:szCs w:val="36"/>
            <w14:ligatures w14:val="none"/>
          </w:rPr>
          <w:t>8</w:t>
        </w:r>
      </w:ins>
      <w:del w:id="85" w:author="." w:date="2025-09-03T10:19:00Z" w16du:dateUtc="2025-09-03T02:19:00Z">
        <w:r w:rsidR="008B3D6E" w:rsidRPr="008B3D6E" w:rsidDel="005C2E64">
          <w:rPr>
            <w:rFonts w:ascii="Arial" w:eastAsia="ＭＳ Ｐゴシック" w:hAnsi="Arial" w:cs="Arial"/>
            <w:b/>
            <w:bCs/>
            <w:kern w:val="0"/>
            <w:sz w:val="36"/>
            <w:szCs w:val="36"/>
            <w14:ligatures w14:val="none"/>
          </w:rPr>
          <w:delText>7</w:delText>
        </w:r>
      </w:del>
      <w:r w:rsidR="008B3D6E" w:rsidRPr="008B3D6E">
        <w:rPr>
          <w:rFonts w:ascii="Arial" w:eastAsia="ＭＳ Ｐゴシック" w:hAnsi="Arial" w:cs="Arial"/>
          <w:b/>
          <w:bCs/>
          <w:kern w:val="0"/>
          <w:sz w:val="36"/>
          <w:szCs w:val="36"/>
          <w14:ligatures w14:val="none"/>
        </w:rPr>
        <w:t>. Developer Warranties</w:t>
      </w:r>
    </w:p>
    <w:p w14:paraId="3769FB70"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Developer represents and warrants that:</w:t>
      </w:r>
    </w:p>
    <w:p w14:paraId="77DFC742" w14:textId="77777777" w:rsidR="008B3D6E" w:rsidRPr="008B3D6E" w:rsidRDefault="008B3D6E" w:rsidP="008B3D6E">
      <w:pPr>
        <w:widowControl/>
        <w:numPr>
          <w:ilvl w:val="0"/>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lastRenderedPageBreak/>
        <w:t>No existing contract prohibits the Developer from entering into this agreement.</w:t>
      </w:r>
    </w:p>
    <w:p w14:paraId="5EEC2B6E" w14:textId="77777777" w:rsidR="008B3D6E" w:rsidRPr="008B3D6E" w:rsidRDefault="008B3D6E" w:rsidP="008B3D6E">
      <w:pPr>
        <w:widowControl/>
        <w:numPr>
          <w:ilvl w:val="0"/>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Software will not infringe on any third-party intellectual property rights.</w:t>
      </w:r>
    </w:p>
    <w:p w14:paraId="254B0FED" w14:textId="1BB5640E" w:rsidR="008B3D6E" w:rsidRPr="008B3D6E" w:rsidRDefault="008B3D6E" w:rsidP="008B3D6E">
      <w:pPr>
        <w:widowControl/>
        <w:numPr>
          <w:ilvl w:val="0"/>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The Software will operate according to the Specifications for </w:t>
      </w:r>
      <w:ins w:id="86" w:author="." w:date="2025-09-03T10:19:00Z" w16du:dateUtc="2025-09-03T02:19:00Z">
        <w:r w:rsidR="005C2E64" w:rsidRPr="00ED0A00">
          <w:rPr>
            <w:rFonts w:ascii="Arial" w:eastAsia="ＭＳ Ｐゴシック" w:hAnsi="Arial" w:cs="Arial"/>
            <w:b/>
            <w:bCs/>
            <w:kern w:val="0"/>
            <w:sz w:val="24"/>
            <w14:ligatures w14:val="none"/>
          </w:rPr>
          <w:t>one (1) year</w:t>
        </w:r>
        <w:r w:rsidR="005C2E64" w:rsidRPr="00ED0A00">
          <w:rPr>
            <w:rFonts w:ascii="Arial" w:eastAsia="ＭＳ Ｐゴシック" w:hAnsi="Arial" w:cs="Arial"/>
            <w:kern w:val="0"/>
            <w:sz w:val="24"/>
            <w14:ligatures w14:val="none"/>
          </w:rPr>
          <w:t xml:space="preserve"> </w:t>
        </w:r>
      </w:ins>
      <w:del w:id="87" w:author="." w:date="2025-09-03T10:19:00Z" w16du:dateUtc="2025-09-03T02:19:00Z">
        <w:r w:rsidRPr="008B3D6E" w:rsidDel="005C2E64">
          <w:rPr>
            <w:rFonts w:ascii="Arial" w:eastAsia="ＭＳ Ｐゴシック" w:hAnsi="Arial" w:cs="Arial"/>
            <w:b/>
            <w:bCs/>
            <w:kern w:val="0"/>
            <w:sz w:val="24"/>
            <w14:ligatures w14:val="none"/>
          </w:rPr>
          <w:delText>60 days</w:delText>
        </w:r>
        <w:r w:rsidRPr="008B3D6E" w:rsidDel="005C2E64">
          <w:rPr>
            <w:rFonts w:ascii="Arial" w:eastAsia="ＭＳ Ｐゴシック" w:hAnsi="Arial" w:cs="Arial"/>
            <w:kern w:val="0"/>
            <w:sz w:val="24"/>
            <w14:ligatures w14:val="none"/>
          </w:rPr>
          <w:delText xml:space="preserve"> </w:delText>
        </w:r>
      </w:del>
      <w:r w:rsidRPr="008B3D6E">
        <w:rPr>
          <w:rFonts w:ascii="Arial" w:eastAsia="ＭＳ Ｐゴシック" w:hAnsi="Arial" w:cs="Arial"/>
          <w:kern w:val="0"/>
          <w:sz w:val="24"/>
          <w14:ligatures w14:val="none"/>
        </w:rPr>
        <w:t>after delivery. Any malfunction during that time will be remedied at no extra cost, provided that such malfunction is not caused by:</w:t>
      </w:r>
    </w:p>
    <w:p w14:paraId="4BAEBF54" w14:textId="77777777" w:rsidR="008B3D6E" w:rsidRPr="008B3D6E" w:rsidRDefault="008B3D6E" w:rsidP="008B3D6E">
      <w:pPr>
        <w:widowControl/>
        <w:numPr>
          <w:ilvl w:val="1"/>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Modifications made by the Client,</w:t>
      </w:r>
    </w:p>
    <w:p w14:paraId="09EED741" w14:textId="77777777" w:rsidR="008B3D6E" w:rsidRPr="008B3D6E" w:rsidRDefault="008B3D6E" w:rsidP="008B3D6E">
      <w:pPr>
        <w:widowControl/>
        <w:numPr>
          <w:ilvl w:val="1"/>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Third-party integrations, or</w:t>
      </w:r>
    </w:p>
    <w:p w14:paraId="2AC49502" w14:textId="77777777" w:rsidR="008B3D6E" w:rsidRPr="008B3D6E" w:rsidRDefault="008B3D6E" w:rsidP="008B3D6E">
      <w:pPr>
        <w:widowControl/>
        <w:numPr>
          <w:ilvl w:val="1"/>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Environmental factors beyond the Developer's control.</w:t>
      </w:r>
    </w:p>
    <w:p w14:paraId="529530A3" w14:textId="1820A1AB" w:rsidR="008B3D6E" w:rsidRPr="008B3D6E" w:rsidRDefault="008B3D6E" w:rsidP="008B3D6E">
      <w:pPr>
        <w:widowControl/>
        <w:spacing w:after="0" w:line="240" w:lineRule="auto"/>
        <w:rPr>
          <w:rFonts w:ascii="Arial" w:eastAsia="ＭＳ Ｐゴシック" w:hAnsi="Arial" w:cs="Arial"/>
          <w:kern w:val="0"/>
          <w:sz w:val="24"/>
          <w14:ligatures w14:val="none"/>
        </w:rPr>
      </w:pPr>
    </w:p>
    <w:p w14:paraId="4077BEEC" w14:textId="18E3B63D" w:rsidR="008B3D6E" w:rsidRPr="008B3D6E" w:rsidRDefault="005C2E64"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ins w:id="88" w:author="." w:date="2025-09-03T10:20:00Z" w16du:dateUtc="2025-09-03T02:20:00Z">
        <w:r>
          <w:rPr>
            <w:rFonts w:ascii="Arial" w:eastAsia="ＭＳ Ｐゴシック" w:hAnsi="Arial" w:cs="Arial"/>
            <w:b/>
            <w:bCs/>
            <w:kern w:val="0"/>
            <w:sz w:val="36"/>
            <w:szCs w:val="36"/>
            <w14:ligatures w14:val="none"/>
          </w:rPr>
          <w:t>9</w:t>
        </w:r>
      </w:ins>
      <w:del w:id="89" w:author="." w:date="2025-09-03T10:20:00Z" w16du:dateUtc="2025-09-03T02:20:00Z">
        <w:r w:rsidR="008B3D6E" w:rsidRPr="008B3D6E" w:rsidDel="005C2E64">
          <w:rPr>
            <w:rFonts w:ascii="Arial" w:eastAsia="ＭＳ Ｐゴシック" w:hAnsi="Arial" w:cs="Arial"/>
            <w:b/>
            <w:bCs/>
            <w:kern w:val="0"/>
            <w:sz w:val="36"/>
            <w:szCs w:val="36"/>
            <w14:ligatures w14:val="none"/>
          </w:rPr>
          <w:delText>8</w:delText>
        </w:r>
      </w:del>
      <w:r w:rsidR="008B3D6E" w:rsidRPr="008B3D6E">
        <w:rPr>
          <w:rFonts w:ascii="Arial" w:eastAsia="ＭＳ Ｐゴシック" w:hAnsi="Arial" w:cs="Arial"/>
          <w:b/>
          <w:bCs/>
          <w:kern w:val="0"/>
          <w:sz w:val="36"/>
          <w:szCs w:val="36"/>
          <w14:ligatures w14:val="none"/>
        </w:rPr>
        <w:t>. Indemnification</w:t>
      </w:r>
    </w:p>
    <w:p w14:paraId="2849F7B4" w14:textId="77777777" w:rsidR="005C2E64" w:rsidRPr="00ED0A00" w:rsidRDefault="005C2E64" w:rsidP="005C2E64">
      <w:pPr>
        <w:widowControl/>
        <w:spacing w:before="100" w:beforeAutospacing="1" w:after="100" w:afterAutospacing="1" w:line="240" w:lineRule="auto"/>
        <w:rPr>
          <w:ins w:id="90" w:author="." w:date="2025-09-03T10:20:00Z" w16du:dateUtc="2025-09-03T02:20:00Z"/>
          <w:rFonts w:ascii="Arial" w:eastAsia="ＭＳ Ｐゴシック" w:hAnsi="Arial" w:cs="Arial"/>
          <w:kern w:val="0"/>
          <w:sz w:val="24"/>
          <w14:ligatures w14:val="none"/>
        </w:rPr>
      </w:pPr>
      <w:ins w:id="91" w:author="." w:date="2025-09-03T10:20:00Z" w16du:dateUtc="2025-09-03T02:20:00Z">
        <w:r w:rsidRPr="00ED0A00">
          <w:rPr>
            <w:rFonts w:ascii="Arial" w:eastAsia="ＭＳ Ｐゴシック" w:hAnsi="Arial" w:cs="Arial"/>
            <w:kern w:val="0"/>
            <w:sz w:val="24"/>
            <w14:ligatures w14:val="none"/>
          </w:rPr>
          <w:t>The Developer's total liability under this Agreement (including indemnification obligations) shall not exceed 200% of the total amount paid by the Client under this Agreement or USD 500,000, whichever is higher, except that this cap shall not apply in cases of gross negligence or willful misconduct. The Developer shall fully indemnify and defend the Client against any third-party IP infringement claims arising from the Software, regardless of fault, except where the claim results from the Client's unauthorized modifications. The Developer's indemnification obligations shall not apply to Client modifications, integration with third-party systems not specified in the original requirements, or use of the Software outside its intended scope.</w:t>
        </w:r>
      </w:ins>
    </w:p>
    <w:p w14:paraId="4CE4382E" w14:textId="01081729" w:rsidR="008B3D6E" w:rsidRPr="008B3D6E" w:rsidDel="005C2E64" w:rsidRDefault="008B3D6E" w:rsidP="008B3D6E">
      <w:pPr>
        <w:widowControl/>
        <w:numPr>
          <w:ilvl w:val="0"/>
          <w:numId w:val="10"/>
        </w:numPr>
        <w:spacing w:before="100" w:beforeAutospacing="1" w:after="100" w:afterAutospacing="1" w:line="240" w:lineRule="auto"/>
        <w:rPr>
          <w:del w:id="92" w:author="." w:date="2025-09-03T10:20:00Z" w16du:dateUtc="2025-09-03T02:20:00Z"/>
          <w:rFonts w:ascii="Arial" w:eastAsia="ＭＳ Ｐゴシック" w:hAnsi="Arial" w:cs="Arial"/>
          <w:kern w:val="0"/>
          <w:sz w:val="24"/>
          <w14:ligatures w14:val="none"/>
        </w:rPr>
      </w:pPr>
      <w:del w:id="93" w:author="." w:date="2025-09-03T10:20:00Z" w16du:dateUtc="2025-09-03T02:20:00Z">
        <w:r w:rsidRPr="008B3D6E" w:rsidDel="005C2E64">
          <w:rPr>
            <w:rFonts w:ascii="Arial" w:eastAsia="ＭＳ Ｐゴシック" w:hAnsi="Arial" w:cs="Arial"/>
            <w:kern w:val="0"/>
            <w:sz w:val="24"/>
            <w14:ligatures w14:val="none"/>
          </w:rPr>
          <w:delText>The Developer's total liability under this agreement, including indemnification obligations, shall not exceed the total amount paid by the Client under this agreement.</w:delText>
        </w:r>
      </w:del>
    </w:p>
    <w:p w14:paraId="6A4C0B62" w14:textId="2F80A7DE" w:rsidR="008B3D6E" w:rsidRPr="008B3D6E" w:rsidDel="005C2E64" w:rsidRDefault="008B3D6E" w:rsidP="008B3D6E">
      <w:pPr>
        <w:widowControl/>
        <w:numPr>
          <w:ilvl w:val="0"/>
          <w:numId w:val="10"/>
        </w:numPr>
        <w:spacing w:before="100" w:beforeAutospacing="1" w:after="100" w:afterAutospacing="1" w:line="240" w:lineRule="auto"/>
        <w:rPr>
          <w:del w:id="94" w:author="." w:date="2025-09-03T10:20:00Z" w16du:dateUtc="2025-09-03T02:20:00Z"/>
          <w:rFonts w:ascii="Arial" w:eastAsia="ＭＳ Ｐゴシック" w:hAnsi="Arial" w:cs="Arial"/>
          <w:kern w:val="0"/>
          <w:sz w:val="24"/>
          <w14:ligatures w14:val="none"/>
        </w:rPr>
      </w:pPr>
      <w:del w:id="95" w:author="." w:date="2025-09-03T10:20:00Z" w16du:dateUtc="2025-09-03T02:20:00Z">
        <w:r w:rsidRPr="008B3D6E" w:rsidDel="005C2E64">
          <w:rPr>
            <w:rFonts w:ascii="Arial" w:eastAsia="ＭＳ Ｐゴシック" w:hAnsi="Arial" w:cs="Arial"/>
            <w:kern w:val="0"/>
            <w:sz w:val="24"/>
            <w14:ligatures w14:val="none"/>
          </w:rPr>
          <w:delText>The Developer agrees to indemnify and defend the Client against claims arising from intellectual property infringement or breach of warranty only in cases of gross negligence or willful misconduct by the Developer.</w:delText>
        </w:r>
      </w:del>
    </w:p>
    <w:p w14:paraId="025DA42B" w14:textId="2F2BF57E" w:rsidR="008B3D6E" w:rsidRPr="008B3D6E" w:rsidDel="005C2E64" w:rsidRDefault="008B3D6E" w:rsidP="008B3D6E">
      <w:pPr>
        <w:widowControl/>
        <w:numPr>
          <w:ilvl w:val="0"/>
          <w:numId w:val="10"/>
        </w:numPr>
        <w:spacing w:before="100" w:beforeAutospacing="1" w:after="100" w:afterAutospacing="1" w:line="240" w:lineRule="auto"/>
        <w:rPr>
          <w:del w:id="96" w:author="." w:date="2025-09-03T10:20:00Z" w16du:dateUtc="2025-09-03T02:20:00Z"/>
          <w:rFonts w:ascii="Arial" w:eastAsia="ＭＳ Ｐゴシック" w:hAnsi="Arial" w:cs="Arial"/>
          <w:kern w:val="0"/>
          <w:sz w:val="24"/>
          <w14:ligatures w14:val="none"/>
        </w:rPr>
      </w:pPr>
      <w:del w:id="97" w:author="." w:date="2025-09-03T10:20:00Z" w16du:dateUtc="2025-09-03T02:20:00Z">
        <w:r w:rsidRPr="008B3D6E" w:rsidDel="005C2E64">
          <w:rPr>
            <w:rFonts w:ascii="Arial" w:eastAsia="ＭＳ Ｐゴシック" w:hAnsi="Arial" w:cs="Arial"/>
            <w:kern w:val="0"/>
            <w:sz w:val="24"/>
            <w14:ligatures w14:val="none"/>
          </w:rPr>
          <w:delText>The Developer's indemnification obligations shall not apply to:</w:delText>
        </w:r>
      </w:del>
    </w:p>
    <w:p w14:paraId="5D6FB8DF" w14:textId="6F25DA81" w:rsidR="008B3D6E" w:rsidRPr="008B3D6E" w:rsidDel="005C2E64" w:rsidRDefault="008B3D6E" w:rsidP="008B3D6E">
      <w:pPr>
        <w:widowControl/>
        <w:numPr>
          <w:ilvl w:val="1"/>
          <w:numId w:val="10"/>
        </w:numPr>
        <w:spacing w:before="100" w:beforeAutospacing="1" w:after="100" w:afterAutospacing="1" w:line="240" w:lineRule="auto"/>
        <w:rPr>
          <w:del w:id="98" w:author="." w:date="2025-09-03T10:20:00Z" w16du:dateUtc="2025-09-03T02:20:00Z"/>
          <w:rFonts w:ascii="Arial" w:eastAsia="ＭＳ Ｐゴシック" w:hAnsi="Arial" w:cs="Arial"/>
          <w:kern w:val="0"/>
          <w:sz w:val="24"/>
          <w14:ligatures w14:val="none"/>
        </w:rPr>
      </w:pPr>
      <w:del w:id="99" w:author="." w:date="2025-09-03T10:20:00Z" w16du:dateUtc="2025-09-03T02:20:00Z">
        <w:r w:rsidRPr="008B3D6E" w:rsidDel="005C2E64">
          <w:rPr>
            <w:rFonts w:ascii="Arial" w:eastAsia="ＭＳ Ｐゴシック" w:hAnsi="Arial" w:cs="Arial"/>
            <w:kern w:val="0"/>
            <w:sz w:val="24"/>
            <w14:ligatures w14:val="none"/>
          </w:rPr>
          <w:delText>Modifications made by the Client,</w:delText>
        </w:r>
      </w:del>
    </w:p>
    <w:p w14:paraId="22142625" w14:textId="1D393E65" w:rsidR="008B3D6E" w:rsidRPr="008B3D6E" w:rsidDel="005C2E64" w:rsidRDefault="008B3D6E" w:rsidP="008B3D6E">
      <w:pPr>
        <w:widowControl/>
        <w:numPr>
          <w:ilvl w:val="1"/>
          <w:numId w:val="10"/>
        </w:numPr>
        <w:spacing w:before="100" w:beforeAutospacing="1" w:after="100" w:afterAutospacing="1" w:line="240" w:lineRule="auto"/>
        <w:rPr>
          <w:del w:id="100" w:author="." w:date="2025-09-03T10:20:00Z" w16du:dateUtc="2025-09-03T02:20:00Z"/>
          <w:rFonts w:ascii="Arial" w:eastAsia="ＭＳ Ｐゴシック" w:hAnsi="Arial" w:cs="Arial"/>
          <w:kern w:val="0"/>
          <w:sz w:val="24"/>
          <w14:ligatures w14:val="none"/>
        </w:rPr>
      </w:pPr>
      <w:del w:id="101" w:author="." w:date="2025-09-03T10:20:00Z" w16du:dateUtc="2025-09-03T02:20:00Z">
        <w:r w:rsidRPr="008B3D6E" w:rsidDel="005C2E64">
          <w:rPr>
            <w:rFonts w:ascii="Arial" w:eastAsia="ＭＳ Ｐゴシック" w:hAnsi="Arial" w:cs="Arial"/>
            <w:kern w:val="0"/>
            <w:sz w:val="24"/>
            <w14:ligatures w14:val="none"/>
          </w:rPr>
          <w:delText>Integration with third-party systems not specified in the original requirements, or</w:delText>
        </w:r>
      </w:del>
    </w:p>
    <w:p w14:paraId="7A082FD5" w14:textId="0CAE8F2B" w:rsidR="008B3D6E" w:rsidRPr="008B3D6E" w:rsidDel="005C2E64" w:rsidRDefault="008B3D6E" w:rsidP="008B3D6E">
      <w:pPr>
        <w:widowControl/>
        <w:numPr>
          <w:ilvl w:val="1"/>
          <w:numId w:val="10"/>
        </w:numPr>
        <w:spacing w:before="100" w:beforeAutospacing="1" w:after="100" w:afterAutospacing="1" w:line="240" w:lineRule="auto"/>
        <w:rPr>
          <w:del w:id="102" w:author="." w:date="2025-09-03T10:20:00Z" w16du:dateUtc="2025-09-03T02:20:00Z"/>
          <w:rFonts w:ascii="Arial" w:eastAsia="ＭＳ Ｐゴシック" w:hAnsi="Arial" w:cs="Arial"/>
          <w:kern w:val="0"/>
          <w:sz w:val="24"/>
          <w14:ligatures w14:val="none"/>
        </w:rPr>
      </w:pPr>
      <w:del w:id="103" w:author="." w:date="2025-09-03T10:20:00Z" w16du:dateUtc="2025-09-03T02:20:00Z">
        <w:r w:rsidRPr="008B3D6E" w:rsidDel="005C2E64">
          <w:rPr>
            <w:rFonts w:ascii="Arial" w:eastAsia="ＭＳ Ｐゴシック" w:hAnsi="Arial" w:cs="Arial"/>
            <w:kern w:val="0"/>
            <w:sz w:val="24"/>
            <w14:ligatures w14:val="none"/>
          </w:rPr>
          <w:delText>Use of the Software outside the intended scope.</w:delText>
        </w:r>
      </w:del>
    </w:p>
    <w:p w14:paraId="271FE8C7" w14:textId="72829F27" w:rsidR="008B3D6E" w:rsidRPr="008B3D6E" w:rsidRDefault="008B3D6E" w:rsidP="008B3D6E">
      <w:pPr>
        <w:widowControl/>
        <w:spacing w:after="0" w:line="240" w:lineRule="auto"/>
        <w:rPr>
          <w:rFonts w:ascii="Arial" w:eastAsia="ＭＳ Ｐゴシック" w:hAnsi="Arial" w:cs="Arial"/>
          <w:kern w:val="0"/>
          <w:sz w:val="24"/>
          <w14:ligatures w14:val="none"/>
        </w:rPr>
      </w:pPr>
    </w:p>
    <w:p w14:paraId="0E31F170" w14:textId="40E9DCAE" w:rsidR="008B3D6E" w:rsidRPr="008B3D6E" w:rsidRDefault="005C2E64"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ins w:id="104" w:author="." w:date="2025-09-03T10:20:00Z" w16du:dateUtc="2025-09-03T02:20:00Z">
        <w:r>
          <w:rPr>
            <w:rFonts w:ascii="Arial" w:eastAsia="ＭＳ Ｐゴシック" w:hAnsi="Arial" w:cs="Arial"/>
            <w:b/>
            <w:bCs/>
            <w:kern w:val="0"/>
            <w:sz w:val="36"/>
            <w:szCs w:val="36"/>
            <w14:ligatures w14:val="none"/>
          </w:rPr>
          <w:t>10</w:t>
        </w:r>
      </w:ins>
      <w:del w:id="105" w:author="." w:date="2025-09-03T10:20:00Z" w16du:dateUtc="2025-09-03T02:20:00Z">
        <w:r w:rsidR="008B3D6E" w:rsidRPr="008B3D6E" w:rsidDel="005C2E64">
          <w:rPr>
            <w:rFonts w:ascii="Arial" w:eastAsia="ＭＳ Ｐゴシック" w:hAnsi="Arial" w:cs="Arial"/>
            <w:b/>
            <w:bCs/>
            <w:kern w:val="0"/>
            <w:sz w:val="36"/>
            <w:szCs w:val="36"/>
            <w14:ligatures w14:val="none"/>
          </w:rPr>
          <w:delText>9</w:delText>
        </w:r>
      </w:del>
      <w:r w:rsidR="008B3D6E" w:rsidRPr="008B3D6E">
        <w:rPr>
          <w:rFonts w:ascii="Arial" w:eastAsia="ＭＳ Ｐゴシック" w:hAnsi="Arial" w:cs="Arial"/>
          <w:b/>
          <w:bCs/>
          <w:kern w:val="0"/>
          <w:sz w:val="36"/>
          <w:szCs w:val="36"/>
          <w14:ligatures w14:val="none"/>
        </w:rPr>
        <w:t>. Modification</w:t>
      </w:r>
    </w:p>
    <w:p w14:paraId="2D0812AE"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No modification of this Agreement shall be valid unless in writing and signed by both Parties.</w:t>
      </w:r>
    </w:p>
    <w:p w14:paraId="29C17182" w14:textId="3AD2C06E" w:rsidR="008B3D6E" w:rsidRPr="008B3D6E" w:rsidRDefault="008B3D6E" w:rsidP="008B3D6E">
      <w:pPr>
        <w:widowControl/>
        <w:spacing w:after="0" w:line="240" w:lineRule="auto"/>
        <w:rPr>
          <w:rFonts w:ascii="Arial" w:eastAsia="ＭＳ Ｐゴシック" w:hAnsi="Arial" w:cs="Arial"/>
          <w:kern w:val="0"/>
          <w:sz w:val="24"/>
          <w14:ligatures w14:val="none"/>
        </w:rPr>
      </w:pPr>
    </w:p>
    <w:p w14:paraId="7D2C48F6" w14:textId="494DFAF4"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lastRenderedPageBreak/>
        <w:t>1</w:t>
      </w:r>
      <w:ins w:id="106" w:author="." w:date="2025-09-03T10:20:00Z" w16du:dateUtc="2025-09-03T02:20:00Z">
        <w:r w:rsidR="005C2E64">
          <w:rPr>
            <w:rFonts w:ascii="Arial" w:eastAsia="ＭＳ Ｐゴシック" w:hAnsi="Arial" w:cs="Arial"/>
            <w:b/>
            <w:bCs/>
            <w:kern w:val="0"/>
            <w:sz w:val="36"/>
            <w:szCs w:val="36"/>
            <w14:ligatures w14:val="none"/>
          </w:rPr>
          <w:t>1</w:t>
        </w:r>
      </w:ins>
      <w:del w:id="107" w:author="." w:date="2025-09-03T10:20:00Z" w16du:dateUtc="2025-09-03T02:20:00Z">
        <w:r w:rsidRPr="008B3D6E" w:rsidDel="005C2E64">
          <w:rPr>
            <w:rFonts w:ascii="Arial" w:eastAsia="ＭＳ Ｐゴシック" w:hAnsi="Arial" w:cs="Arial"/>
            <w:b/>
            <w:bCs/>
            <w:kern w:val="0"/>
            <w:sz w:val="36"/>
            <w:szCs w:val="36"/>
            <w14:ligatures w14:val="none"/>
          </w:rPr>
          <w:delText>0</w:delText>
        </w:r>
      </w:del>
      <w:r w:rsidRPr="008B3D6E">
        <w:rPr>
          <w:rFonts w:ascii="Arial" w:eastAsia="ＭＳ Ｐゴシック" w:hAnsi="Arial" w:cs="Arial"/>
          <w:b/>
          <w:bCs/>
          <w:kern w:val="0"/>
          <w:sz w:val="36"/>
          <w:szCs w:val="36"/>
          <w14:ligatures w14:val="none"/>
        </w:rPr>
        <w:t>. Governing Law</w:t>
      </w:r>
    </w:p>
    <w:p w14:paraId="35B39313" w14:textId="77777777" w:rsidR="005C2E64" w:rsidRPr="00ED0A00" w:rsidRDefault="005C2E64" w:rsidP="005C2E64">
      <w:pPr>
        <w:widowControl/>
        <w:spacing w:before="100" w:beforeAutospacing="1" w:after="100" w:afterAutospacing="1" w:line="240" w:lineRule="auto"/>
        <w:rPr>
          <w:ins w:id="108" w:author="." w:date="2025-09-03T10:21:00Z" w16du:dateUtc="2025-09-03T02:21:00Z"/>
          <w:rFonts w:ascii="Arial" w:eastAsia="ＭＳ Ｐゴシック" w:hAnsi="Arial" w:cs="Arial"/>
          <w:kern w:val="0"/>
          <w:sz w:val="24"/>
          <w14:ligatures w14:val="none"/>
        </w:rPr>
      </w:pPr>
      <w:ins w:id="109" w:author="." w:date="2025-09-03T10:21:00Z" w16du:dateUtc="2025-09-03T02:21:00Z">
        <w:r w:rsidRPr="00ED0A00">
          <w:rPr>
            <w:rFonts w:ascii="Arial" w:eastAsia="ＭＳ Ｐゴシック" w:hAnsi="Arial" w:cs="Arial"/>
            <w:kern w:val="0"/>
            <w:sz w:val="24"/>
            <w14:ligatures w14:val="none"/>
          </w:rPr>
          <w:t>This Software Development Agreement and the interpretation of its terms shall be governed by Japanese law, and the Tokyo District Court shall have exclusive jurisdiction over any disputes arising under this Agreement.</w:t>
        </w:r>
      </w:ins>
    </w:p>
    <w:p w14:paraId="26F8032C" w14:textId="7929050C" w:rsidR="008B3D6E" w:rsidRPr="008B3D6E" w:rsidDel="005C2E64" w:rsidRDefault="008B3D6E" w:rsidP="008B3D6E">
      <w:pPr>
        <w:widowControl/>
        <w:spacing w:before="100" w:beforeAutospacing="1" w:after="100" w:afterAutospacing="1" w:line="240" w:lineRule="auto"/>
        <w:rPr>
          <w:del w:id="110" w:author="." w:date="2025-09-03T10:21:00Z" w16du:dateUtc="2025-09-03T02:21:00Z"/>
          <w:rFonts w:ascii="Arial" w:eastAsia="ＭＳ Ｐゴシック" w:hAnsi="Arial" w:cs="Arial"/>
          <w:kern w:val="0"/>
          <w:sz w:val="24"/>
          <w14:ligatures w14:val="none"/>
        </w:rPr>
      </w:pPr>
      <w:del w:id="111" w:author="." w:date="2025-09-03T10:21:00Z" w16du:dateUtc="2025-09-03T02:21:00Z">
        <w:r w:rsidRPr="008B3D6E" w:rsidDel="005C2E64">
          <w:rPr>
            <w:rFonts w:ascii="Arial" w:eastAsia="ＭＳ Ｐゴシック" w:hAnsi="Arial" w:cs="Arial"/>
            <w:kern w:val="0"/>
            <w:sz w:val="24"/>
            <w14:ligatures w14:val="none"/>
          </w:rPr>
          <w:delText>The governing law and jurisdiction for this Software Development Agreement and the interpretation of its terms shall be determined through mutual consultation and agreement between the parties.</w:delText>
        </w:r>
      </w:del>
    </w:p>
    <w:p w14:paraId="21880D34" w14:textId="336D4DA7" w:rsidR="008B3D6E" w:rsidRDefault="008B3D6E"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p>
    <w:p w14:paraId="4C0159DE" w14:textId="66EA2AA4" w:rsidR="008B3D6E" w:rsidRDefault="008B3D6E">
      <w:pPr>
        <w:widowControl/>
        <w:rPr>
          <w:rFonts w:ascii="Arial" w:eastAsia="ＭＳ Ｐゴシック" w:hAnsi="Arial" w:cs="Arial"/>
          <w:b/>
          <w:bCs/>
          <w:kern w:val="0"/>
          <w:sz w:val="27"/>
          <w:szCs w:val="27"/>
          <w14:ligatures w14:val="none"/>
        </w:rPr>
      </w:pPr>
      <w:r>
        <w:rPr>
          <w:rFonts w:ascii="Arial" w:eastAsia="ＭＳ Ｐゴシック" w:hAnsi="Arial" w:cs="Arial"/>
          <w:b/>
          <w:bCs/>
          <w:kern w:val="0"/>
          <w:sz w:val="27"/>
          <w:szCs w:val="27"/>
          <w14:ligatures w14:val="none"/>
        </w:rPr>
        <w:br w:type="page"/>
      </w:r>
    </w:p>
    <w:p w14:paraId="249D095C"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p>
    <w:p w14:paraId="01EDF029" w14:textId="0D9B7FF2"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IN WITNESS WHEREOF</w:t>
      </w:r>
    </w:p>
    <w:p w14:paraId="7A753CA6" w14:textId="4AE022E0"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The Parties have executed this Software Development Agreement by their duly authorized representatives on the dates below.</w:t>
      </w:r>
    </w:p>
    <w:p w14:paraId="3A471D7A" w14:textId="77777777" w:rsidR="005458D4" w:rsidRDefault="006A5B8D" w:rsidP="006A5B8D">
      <w:pPr>
        <w:widowControl/>
        <w:spacing w:before="100" w:beforeAutospacing="1" w:after="100" w:afterAutospacing="1" w:line="240" w:lineRule="auto"/>
        <w:rPr>
          <w:rFonts w:ascii="Arial" w:eastAsia="ＭＳ Ｐゴシック" w:hAnsi="Arial" w:cs="Arial"/>
          <w:b/>
          <w:bCs/>
          <w:kern w:val="0"/>
          <w:sz w:val="24"/>
          <w14:ligatures w14:val="none"/>
        </w:rPr>
      </w:pPr>
      <w:r w:rsidRPr="006A5B8D">
        <w:rPr>
          <w:rFonts w:ascii="Arial" w:eastAsia="ＭＳ Ｐゴシック" w:hAnsi="Arial" w:cs="Arial"/>
          <w:b/>
          <w:bCs/>
          <w:kern w:val="0"/>
          <w:sz w:val="24"/>
          <w14:ligatures w14:val="none"/>
        </w:rPr>
        <w:t>[Developer Company]</w:t>
      </w:r>
    </w:p>
    <w:p w14:paraId="59CEC676"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r w:rsidRPr="006A5B8D">
        <w:rPr>
          <w:rFonts w:ascii="Arial" w:eastAsia="Yu Mincho Regular" w:hAnsi="Arial" w:cs="Arial"/>
          <w:color w:val="FB0007"/>
          <w:sz w:val="24"/>
        </w:rPr>
        <w:t>CURIOX SOLUTIONS LIMITED</w:t>
      </w:r>
    </w:p>
    <w:p w14:paraId="67A299A0"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p>
    <w:p w14:paraId="267029D8"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p>
    <w:p w14:paraId="7EA4AAEE" w14:textId="2D58F23A" w:rsidR="006A5B8D" w:rsidRDefault="005458D4" w:rsidP="006A5B8D">
      <w:pPr>
        <w:widowControl/>
        <w:spacing w:before="100" w:beforeAutospacing="1" w:after="100" w:afterAutospacing="1" w:line="240" w:lineRule="auto"/>
        <w:rPr>
          <w:rFonts w:ascii="Arial" w:eastAsia="ＭＳ Ｐゴシック" w:hAnsi="Arial" w:cs="Arial"/>
          <w:kern w:val="0"/>
          <w:sz w:val="24"/>
          <w14:ligatures w14:val="none"/>
        </w:rPr>
      </w:pPr>
      <w:r>
        <w:rPr>
          <w:rFonts w:ascii="Arial" w:hAnsi="Arial" w:cs="Arial"/>
          <w:noProof/>
          <w:color w:val="000000"/>
          <w:kern w:val="0"/>
          <w:sz w:val="29"/>
          <w:szCs w:val="29"/>
        </w:rPr>
        <mc:AlternateContent>
          <mc:Choice Requires="wps">
            <w:drawing>
              <wp:anchor distT="0" distB="0" distL="114300" distR="114300" simplePos="0" relativeHeight="251659264" behindDoc="0" locked="0" layoutInCell="1" allowOverlap="1" wp14:anchorId="00584499" wp14:editId="2EAF4CDA">
                <wp:simplePos x="0" y="0"/>
                <wp:positionH relativeFrom="column">
                  <wp:posOffset>0</wp:posOffset>
                </wp:positionH>
                <wp:positionV relativeFrom="paragraph">
                  <wp:posOffset>164465</wp:posOffset>
                </wp:positionV>
                <wp:extent cx="2400300" cy="0"/>
                <wp:effectExtent l="50800" t="25400" r="63500" b="101600"/>
                <wp:wrapNone/>
                <wp:docPr id="3" name="直線コネクタ 3"/>
                <wp:cNvGraphicFramePr/>
                <a:graphic xmlns:a="http://schemas.openxmlformats.org/drawingml/2006/main">
                  <a:graphicData uri="http://schemas.microsoft.com/office/word/2010/wordprocessingShape">
                    <wps:wsp>
                      <wps:cNvCnPr/>
                      <wps:spPr>
                        <a:xfrm>
                          <a:off x="0" y="0"/>
                          <a:ext cx="24003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79FAC42" id="直線コネクタ 3"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12.95pt" to="189pt,1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" strokecolor="black [3213]" strokeweight=".25pt">
                <v:stroke joinstyle="miter"/>
              </v:line>
            </w:pict>
          </mc:Fallback>
        </mc:AlternateContent>
      </w:r>
      <w:r w:rsidR="006A5B8D" w:rsidRPr="006A5B8D">
        <w:rPr>
          <w:rFonts w:ascii="Arial" w:eastAsia="ＭＳ Ｐゴシック" w:hAnsi="Arial" w:cs="Arial"/>
          <w:kern w:val="0"/>
          <w:sz w:val="24"/>
          <w14:ligatures w14:val="none"/>
        </w:rPr>
        <w:br/>
      </w:r>
      <w:r w:rsidRPr="005458D4">
        <w:rPr>
          <w:rFonts w:ascii="Arial" w:eastAsia="ＭＳ Ｐゴシック" w:hAnsi="Arial" w:cs="Arial"/>
          <w:color w:val="EE0000"/>
          <w:kern w:val="0"/>
          <w:sz w:val="24"/>
          <w14:ligatures w14:val="none"/>
        </w:rPr>
        <w:t>GEN NAGANO</w:t>
      </w:r>
      <w:r w:rsidR="006A5B8D" w:rsidRPr="006A5B8D">
        <w:rPr>
          <w:rFonts w:ascii="Arial" w:eastAsia="ＭＳ Ｐゴシック" w:hAnsi="Arial" w:cs="Arial"/>
          <w:kern w:val="0"/>
          <w:sz w:val="24"/>
          <w14:ligatures w14:val="none"/>
        </w:rPr>
        <w:br/>
        <w:t xml:space="preserve">Date: </w:t>
      </w:r>
      <w:r w:rsidR="006A5B8D" w:rsidRPr="006A5B8D">
        <w:rPr>
          <w:rFonts w:ascii="Arial" w:eastAsia="ＭＳ Ｐゴシック" w:hAnsi="Arial" w:cs="Arial"/>
          <w:color w:val="EE0000"/>
          <w:kern w:val="0"/>
          <w:sz w:val="24"/>
          <w14:ligatures w14:val="none"/>
        </w:rPr>
        <w:t>[Signature Date]</w:t>
      </w:r>
    </w:p>
    <w:p w14:paraId="4123144A" w14:textId="09C15961" w:rsidR="005458D4" w:rsidRPr="006A5B8D" w:rsidRDefault="005458D4" w:rsidP="006A5B8D">
      <w:pPr>
        <w:widowControl/>
        <w:spacing w:before="100" w:beforeAutospacing="1" w:after="100" w:afterAutospacing="1" w:line="240" w:lineRule="auto"/>
        <w:rPr>
          <w:rFonts w:ascii="Arial" w:eastAsia="ＭＳ Ｐゴシック" w:hAnsi="Arial" w:cs="Arial"/>
          <w:kern w:val="0"/>
          <w:sz w:val="24"/>
          <w14:ligatures w14:val="none"/>
        </w:rPr>
      </w:pPr>
    </w:p>
    <w:p w14:paraId="3A034B34" w14:textId="3AAB0738" w:rsidR="005458D4" w:rsidRDefault="006A5B8D" w:rsidP="006A5B8D">
      <w:pPr>
        <w:widowControl/>
        <w:spacing w:before="100" w:beforeAutospacing="1" w:after="100" w:afterAutospacing="1" w:line="240" w:lineRule="auto"/>
        <w:rPr>
          <w:rFonts w:ascii="Arial" w:eastAsia="ＭＳ Ｐゴシック" w:hAnsi="Arial" w:cs="Arial"/>
          <w:b/>
          <w:bCs/>
          <w:kern w:val="0"/>
          <w:sz w:val="24"/>
          <w14:ligatures w14:val="none"/>
        </w:rPr>
      </w:pPr>
      <w:r w:rsidRPr="006A5B8D">
        <w:rPr>
          <w:rFonts w:ascii="Arial" w:eastAsia="ＭＳ Ｐゴシック" w:hAnsi="Arial" w:cs="Arial"/>
          <w:b/>
          <w:bCs/>
          <w:kern w:val="0"/>
          <w:sz w:val="24"/>
          <w14:ligatures w14:val="none"/>
        </w:rPr>
        <w:t>[Client Company]</w:t>
      </w:r>
    </w:p>
    <w:p w14:paraId="7A783E19" w14:textId="7591D45A" w:rsidR="005458D4" w:rsidRDefault="00447233" w:rsidP="006A5B8D">
      <w:pPr>
        <w:widowControl/>
        <w:spacing w:before="100" w:beforeAutospacing="1" w:after="100" w:afterAutospacing="1" w:line="240" w:lineRule="auto"/>
        <w:rPr>
          <w:rFonts w:ascii="Arial" w:hAnsi="Arial" w:cs="Arial"/>
          <w:color w:val="EE0000"/>
          <w:kern w:val="0"/>
          <w:sz w:val="29"/>
          <w:szCs w:val="29"/>
        </w:rPr>
      </w:pPr>
      <w:r w:rsidRPr="006A5B8D">
        <w:rPr>
          <w:rFonts w:ascii="Arial" w:eastAsia="ＭＳ Ｐゴシック" w:hAnsi="Arial" w:cs="Arial"/>
          <w:b/>
          <w:bCs/>
          <w:color w:val="EE0000"/>
          <w:kern w:val="0"/>
          <w:sz w:val="24"/>
          <w14:ligatures w14:val="none"/>
        </w:rPr>
        <w:t>[Client Company Name]</w:t>
      </w:r>
    </w:p>
    <w:p w14:paraId="17415E75" w14:textId="5AE9CF7B" w:rsidR="005458D4" w:rsidRDefault="005458D4" w:rsidP="006A5B8D">
      <w:pPr>
        <w:widowControl/>
        <w:spacing w:before="100" w:beforeAutospacing="1" w:after="100" w:afterAutospacing="1" w:line="240" w:lineRule="auto"/>
        <w:rPr>
          <w:rFonts w:ascii="Arial" w:hAnsi="Arial" w:cs="Arial"/>
          <w:color w:val="EE0000"/>
          <w:kern w:val="0"/>
          <w:sz w:val="29"/>
          <w:szCs w:val="29"/>
        </w:rPr>
      </w:pPr>
    </w:p>
    <w:p w14:paraId="6E172F39" w14:textId="1A0F7697" w:rsidR="005458D4" w:rsidRDefault="005458D4" w:rsidP="005458D4">
      <w:pPr>
        <w:widowControl/>
        <w:spacing w:before="100" w:beforeAutospacing="1" w:after="100" w:afterAutospacing="1" w:line="240" w:lineRule="auto"/>
        <w:rPr>
          <w:rFonts w:ascii="Arial" w:eastAsia="ＭＳ Ｐゴシック" w:hAnsi="Arial" w:cs="Arial"/>
          <w:b/>
          <w:bCs/>
          <w:kern w:val="0"/>
          <w:sz w:val="24"/>
          <w14:ligatures w14:val="none"/>
        </w:rPr>
      </w:pPr>
      <w:r>
        <w:rPr>
          <w:rFonts w:ascii="Arial" w:hAnsi="Arial" w:cs="Arial"/>
          <w:noProof/>
          <w:color w:val="000000"/>
          <w:kern w:val="0"/>
          <w:sz w:val="29"/>
          <w:szCs w:val="29"/>
        </w:rPr>
        <mc:AlternateContent>
          <mc:Choice Requires="wps">
            <w:drawing>
              <wp:anchor distT="0" distB="0" distL="114300" distR="114300" simplePos="0" relativeHeight="251661312" behindDoc="0" locked="0" layoutInCell="1" allowOverlap="1" wp14:anchorId="701AC80C" wp14:editId="1126A737">
                <wp:simplePos x="0" y="0"/>
                <wp:positionH relativeFrom="column">
                  <wp:posOffset>-635</wp:posOffset>
                </wp:positionH>
                <wp:positionV relativeFrom="paragraph">
                  <wp:posOffset>136525</wp:posOffset>
                </wp:positionV>
                <wp:extent cx="2400300" cy="0"/>
                <wp:effectExtent l="50800" t="25400" r="63500" b="101600"/>
                <wp:wrapNone/>
                <wp:docPr id="929965639" name="直線コネクタ 929965639"/>
                <wp:cNvGraphicFramePr/>
                <a:graphic xmlns:a="http://schemas.openxmlformats.org/drawingml/2006/main">
                  <a:graphicData uri="http://schemas.microsoft.com/office/word/2010/wordprocessingShape">
                    <wps:wsp>
                      <wps:cNvCnPr/>
                      <wps:spPr>
                        <a:xfrm>
                          <a:off x="0" y="0"/>
                          <a:ext cx="24003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5DAE9C4" id="直線コネクタ 929965639"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5pt,10.75pt" to="188.95pt,10.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" strokecolor="black [3213]" strokeweight=".25pt">
                <v:stroke joinstyle="miter"/>
              </v:line>
            </w:pict>
          </mc:Fallback>
        </mc:AlternateContent>
      </w:r>
      <w:r w:rsidR="006A5B8D" w:rsidRPr="006A5B8D">
        <w:rPr>
          <w:rFonts w:ascii="Arial" w:eastAsia="ＭＳ Ｐゴシック" w:hAnsi="Arial" w:cs="Arial"/>
          <w:kern w:val="0"/>
          <w:sz w:val="24"/>
          <w14:ligatures w14:val="none"/>
        </w:rPr>
        <w:br/>
      </w:r>
      <w:r w:rsidR="006A5B8D" w:rsidRPr="006A5B8D">
        <w:rPr>
          <w:rFonts w:ascii="Arial" w:eastAsia="ＭＳ Ｐゴシック" w:hAnsi="Arial" w:cs="Arial"/>
          <w:color w:val="EE0000"/>
          <w:kern w:val="0"/>
          <w:sz w:val="24"/>
          <w14:ligatures w14:val="none"/>
        </w:rPr>
        <w:t>[Client Representative Name]</w:t>
      </w:r>
      <w:r w:rsidR="006A5B8D" w:rsidRPr="006A5B8D">
        <w:rPr>
          <w:rFonts w:ascii="Arial" w:eastAsia="ＭＳ Ｐゴシック" w:hAnsi="Arial" w:cs="Arial"/>
          <w:kern w:val="0"/>
          <w:sz w:val="24"/>
          <w14:ligatures w14:val="none"/>
        </w:rPr>
        <w:br/>
        <w:t xml:space="preserve">Date: </w:t>
      </w:r>
      <w:r w:rsidR="006A5B8D" w:rsidRPr="006A5B8D">
        <w:rPr>
          <w:rFonts w:ascii="Arial" w:eastAsia="ＭＳ Ｐゴシック" w:hAnsi="Arial" w:cs="Arial"/>
          <w:color w:val="EE0000"/>
          <w:kern w:val="0"/>
          <w:sz w:val="24"/>
          <w14:ligatures w14:val="none"/>
        </w:rPr>
        <w:t>[Signature Date]</w:t>
      </w:r>
    </w:p>
    <w:p w14:paraId="5E452CEF" w14:textId="77777777" w:rsidR="005458D4" w:rsidRDefault="005458D4">
      <w:pPr>
        <w:widowControl/>
        <w:rPr>
          <w:rFonts w:ascii="Arial" w:eastAsia="ＭＳ Ｐゴシック" w:hAnsi="Arial" w:cs="Arial"/>
          <w:b/>
          <w:bCs/>
          <w:kern w:val="0"/>
          <w:sz w:val="24"/>
          <w14:ligatures w14:val="none"/>
        </w:rPr>
      </w:pPr>
      <w:r>
        <w:rPr>
          <w:rFonts w:ascii="Arial" w:eastAsia="ＭＳ Ｐゴシック" w:hAnsi="Arial" w:cs="Arial"/>
          <w:b/>
          <w:bCs/>
          <w:kern w:val="0"/>
          <w:sz w:val="24"/>
          <w14:ligatures w14:val="none"/>
        </w:rPr>
        <w:br w:type="page"/>
      </w:r>
    </w:p>
    <w:p w14:paraId="6265286E" w14:textId="77777777" w:rsidR="005458D4" w:rsidRDefault="005458D4" w:rsidP="005458D4">
      <w:pPr>
        <w:widowControl/>
        <w:autoSpaceDE w:val="0"/>
        <w:autoSpaceDN w:val="0"/>
        <w:adjustRightInd w:val="0"/>
        <w:spacing w:after="240" w:line="660" w:lineRule="atLeast"/>
        <w:rPr>
          <w:rFonts w:ascii="Times Roman" w:hAnsi="Times Roman" w:cs="Times Roman"/>
          <w:color w:val="000000"/>
          <w:kern w:val="0"/>
        </w:rPr>
      </w:pPr>
      <w:r>
        <w:rPr>
          <w:rFonts w:ascii="Arial Bold" w:hAnsi="Arial Bold" w:cs="Arial Bold"/>
          <w:b/>
          <w:bCs/>
          <w:color w:val="000000"/>
          <w:kern w:val="0"/>
          <w:sz w:val="58"/>
          <w:szCs w:val="58"/>
        </w:rPr>
        <w:lastRenderedPageBreak/>
        <w:t xml:space="preserve">Exhibit A </w:t>
      </w:r>
      <w:r>
        <w:rPr>
          <w:rFonts w:ascii="Arial Bold" w:hAnsi="Arial Bold" w:cs="Arial Bold"/>
          <w:b/>
          <w:bCs/>
          <w:color w:val="000000"/>
          <w:kern w:val="0"/>
          <w:sz w:val="48"/>
          <w:szCs w:val="48"/>
        </w:rPr>
        <w:t xml:space="preserve">Software specifications </w:t>
      </w:r>
    </w:p>
    <w:p w14:paraId="5EBB40D2" w14:textId="77777777" w:rsidR="005458D4" w:rsidRDefault="005458D4" w:rsidP="005458D4">
      <w:pPr>
        <w:widowControl/>
        <w:rPr>
          <w:rFonts w:ascii="Arial" w:hAnsi="Arial" w:cs="Arial"/>
          <w:color w:val="000000"/>
          <w:kern w:val="0"/>
          <w:sz w:val="29"/>
          <w:szCs w:val="29"/>
        </w:rPr>
      </w:pPr>
    </w:p>
    <w:p w14:paraId="22D7FA65" w14:textId="51A269A2" w:rsidR="005458D4" w:rsidRDefault="005458D4" w:rsidP="005458D4">
      <w:pPr>
        <w:widowControl/>
        <w:rPr>
          <w:rFonts w:ascii="Arial" w:hAnsi="Arial" w:cs="Arial"/>
          <w:color w:val="000000"/>
          <w:kern w:val="0"/>
          <w:sz w:val="29"/>
          <w:szCs w:val="29"/>
        </w:rPr>
      </w:pPr>
      <w:r>
        <w:rPr>
          <w:rFonts w:ascii="Arial" w:hAnsi="Arial" w:cs="Arial"/>
          <w:color w:val="000000"/>
          <w:kern w:val="0"/>
          <w:sz w:val="29"/>
          <w:szCs w:val="29"/>
        </w:rPr>
        <w:t>[</w:t>
      </w:r>
      <w:r>
        <w:rPr>
          <w:rFonts w:ascii="Arial" w:hAnsi="Arial" w:cs="Arial" w:hint="eastAsia"/>
          <w:color w:val="000000"/>
          <w:kern w:val="0"/>
          <w:sz w:val="29"/>
          <w:szCs w:val="29"/>
        </w:rPr>
        <w:t>Specification</w:t>
      </w:r>
      <w:r>
        <w:rPr>
          <w:rFonts w:ascii="Arial" w:hAnsi="Arial" w:cs="Arial"/>
          <w:color w:val="000000"/>
          <w:kern w:val="0"/>
          <w:sz w:val="29"/>
          <w:szCs w:val="29"/>
        </w:rPr>
        <w:t>s]</w:t>
      </w:r>
    </w:p>
    <w:p w14:paraId="64AD9992" w14:textId="77777777" w:rsidR="00CB02B4" w:rsidRDefault="00CB02B4" w:rsidP="00CB02B4">
      <w:pPr>
        <w:widowControl/>
        <w:rPr>
          <w:rFonts w:ascii="Arial" w:hAnsi="Arial" w:cs="Arial"/>
          <w:color w:val="000000"/>
          <w:kern w:val="0"/>
          <w:sz w:val="29"/>
          <w:szCs w:val="29"/>
        </w:rPr>
      </w:pPr>
      <w:r>
        <w:rPr>
          <w:rFonts w:ascii="Arial" w:hAnsi="Arial" w:cs="Arial"/>
          <w:color w:val="000000"/>
          <w:kern w:val="0"/>
          <w:sz w:val="29"/>
          <w:szCs w:val="29"/>
        </w:rPr>
        <w:t xml:space="preserve">(Links of </w:t>
      </w:r>
      <w:proofErr w:type="spellStart"/>
      <w:r>
        <w:rPr>
          <w:rFonts w:ascii="Arial" w:hAnsi="Arial" w:cs="Arial"/>
          <w:color w:val="000000"/>
          <w:kern w:val="0"/>
          <w:sz w:val="29"/>
          <w:szCs w:val="29"/>
        </w:rPr>
        <w:t>Github</w:t>
      </w:r>
      <w:proofErr w:type="spellEnd"/>
      <w:r>
        <w:rPr>
          <w:rFonts w:ascii="Arial" w:hAnsi="Arial" w:cs="Arial"/>
          <w:color w:val="000000"/>
          <w:kern w:val="0"/>
          <w:sz w:val="29"/>
          <w:szCs w:val="29"/>
        </w:rPr>
        <w:t xml:space="preserve">) </w:t>
      </w:r>
    </w:p>
    <w:p w14:paraId="7DF60685" w14:textId="35E85176" w:rsidR="005458D4" w:rsidRPr="005458D4" w:rsidRDefault="00CB02B4" w:rsidP="005458D4">
      <w:pPr>
        <w:widowControl/>
        <w:spacing w:before="100" w:beforeAutospacing="1" w:after="100" w:afterAutospacing="1" w:line="240" w:lineRule="auto"/>
        <w:rPr>
          <w:rFonts w:ascii="Arial" w:eastAsia="ＭＳ Ｐゴシック" w:hAnsi="Arial" w:cs="Arial"/>
          <w:b/>
          <w:bCs/>
          <w:kern w:val="0"/>
          <w:sz w:val="24"/>
          <w14:ligatures w14:val="none"/>
        </w:rPr>
      </w:pPr>
      <w:r w:rsidRPr="00CB02B4">
        <w:rPr>
          <w:rFonts w:ascii="Arial" w:eastAsia="ＭＳ Ｐゴシック" w:hAnsi="Arial" w:cs="Arial"/>
          <w:b/>
          <w:bCs/>
          <w:kern w:val="0"/>
          <w:sz w:val="24"/>
          <w14:ligatures w14:val="none"/>
        </w:rPr>
        <w:t>https://github.com/Gnagano/congo_payment_planning/blob/main/%E8%A6%8B%E7%A9%8D%E3%82%82%E3%82%8A/%E7%A4%BE%E5%A4%96/QR%E6%B1%BA%E6%B8%88%E5%88%9D%E5%9B%9E%E5%AE%9F%E8%A3%85.md</w:t>
      </w:r>
    </w:p>
    <w:p w14:paraId="5C380788" w14:textId="77777777" w:rsidR="00CB02B4" w:rsidRDefault="00CB02B4" w:rsidP="00CB02B4">
      <w:pPr>
        <w:widowControl/>
        <w:rPr>
          <w:rFonts w:ascii="Arial" w:hAnsi="Arial" w:cs="Arial"/>
          <w:color w:val="000000"/>
          <w:kern w:val="0"/>
          <w:sz w:val="29"/>
          <w:szCs w:val="29"/>
        </w:rPr>
      </w:pPr>
      <w:r>
        <w:rPr>
          <w:rFonts w:ascii="Arial" w:hAnsi="Arial" w:cs="Arial"/>
          <w:color w:val="000000"/>
          <w:kern w:val="0"/>
          <w:sz w:val="29"/>
          <w:szCs w:val="29"/>
        </w:rPr>
        <w:t xml:space="preserve">(Links of Google Drive) </w:t>
      </w:r>
    </w:p>
    <w:p w14:paraId="120039EC" w14:textId="4716B0B4" w:rsidR="00CB02B4" w:rsidRDefault="00CB02B4">
      <w:pPr>
        <w:rPr>
          <w:rFonts w:ascii="Arial" w:hAnsi="Arial" w:cs="Arial"/>
        </w:rPr>
      </w:pPr>
      <w:hyperlink r:id="rId6" w:anchor="gid=1481259417" w:history="1">
        <w:r w:rsidRPr="008459FD">
          <w:rPr>
            <w:rStyle w:val="ab"/>
            <w:rFonts w:ascii="Arial" w:hAnsi="Arial" w:cs="Arial"/>
          </w:rPr>
          <w:t>https://docs.google.com/spreadsheets/d/1Oha3pD-BlQxteDLEmj3zEvidnwD3NA0DCt6Nvl-goPY/edit?gid=1481259417#gid=1481259417</w:t>
        </w:r>
      </w:hyperlink>
    </w:p>
    <w:p w14:paraId="29FD2101" w14:textId="77777777" w:rsidR="00CB02B4" w:rsidRDefault="00CB02B4">
      <w:pPr>
        <w:widowControl/>
        <w:rPr>
          <w:rFonts w:ascii="Arial" w:hAnsi="Arial" w:cs="Arial"/>
        </w:rPr>
      </w:pPr>
      <w:r>
        <w:rPr>
          <w:rFonts w:ascii="Arial" w:hAnsi="Arial" w:cs="Arial"/>
        </w:rPr>
        <w:br w:type="page"/>
      </w:r>
    </w:p>
    <w:p w14:paraId="09D6C873" w14:textId="1A0E27E4" w:rsidR="007F3B14" w:rsidRDefault="00CB02B4" w:rsidP="000E5915">
      <w:pPr>
        <w:rPr>
          <w:rFonts w:ascii="Arial" w:hAnsi="Arial" w:cs="Arial"/>
        </w:rPr>
      </w:pPr>
      <w:r>
        <w:rPr>
          <w:rFonts w:ascii="Arial Bold" w:hAnsi="Arial Bold" w:cs="Arial Bold"/>
          <w:b/>
          <w:bCs/>
          <w:color w:val="000000"/>
          <w:kern w:val="0"/>
          <w:sz w:val="58"/>
          <w:szCs w:val="58"/>
        </w:rPr>
        <w:lastRenderedPageBreak/>
        <w:t xml:space="preserve">Exhibit B </w:t>
      </w:r>
      <w:r>
        <w:rPr>
          <w:rFonts w:ascii="Arial Bold" w:hAnsi="Arial Bold" w:cs="Arial Bold"/>
          <w:b/>
          <w:bCs/>
          <w:color w:val="000000"/>
          <w:kern w:val="0"/>
          <w:sz w:val="48"/>
          <w:szCs w:val="48"/>
        </w:rPr>
        <w:t>Milestone schedule</w:t>
      </w:r>
    </w:p>
    <w:p w14:paraId="7C297E90" w14:textId="77777777" w:rsidR="000E5915" w:rsidRDefault="000E5915" w:rsidP="000E5915">
      <w:pPr>
        <w:rPr>
          <w:rFonts w:ascii="Arial" w:hAnsi="Arial" w:cs="Arial"/>
        </w:rPr>
      </w:pPr>
    </w:p>
    <w:tbl>
      <w:tblPr>
        <w:tblW w:w="10360" w:type="dxa"/>
        <w:tblInd w:w="-933" w:type="dxa"/>
        <w:tblCellMar>
          <w:left w:w="99" w:type="dxa"/>
          <w:right w:w="99" w:type="dxa"/>
        </w:tblCellMar>
        <w:tblLook w:val="04A0" w:firstRow="1" w:lastRow="0" w:firstColumn="1" w:lastColumn="0" w:noHBand="0" w:noVBand="1"/>
      </w:tblPr>
      <w:tblGrid>
        <w:gridCol w:w="1500"/>
        <w:gridCol w:w="3720"/>
        <w:gridCol w:w="5140"/>
      </w:tblGrid>
      <w:tr w:rsidR="007F3B14" w:rsidRPr="007F3B14" w14:paraId="5675E320" w14:textId="77777777" w:rsidTr="007F3B14">
        <w:trPr>
          <w:trHeight w:val="400"/>
        </w:trPr>
        <w:tc>
          <w:tcPr>
            <w:tcW w:w="1500" w:type="dxa"/>
            <w:tcBorders>
              <w:top w:val="single" w:sz="4" w:space="0" w:color="auto"/>
              <w:left w:val="single" w:sz="4" w:space="0" w:color="auto"/>
              <w:bottom w:val="single" w:sz="4" w:space="0" w:color="auto"/>
              <w:right w:val="single" w:sz="4" w:space="0" w:color="auto"/>
            </w:tcBorders>
            <w:noWrap/>
            <w:vAlign w:val="center"/>
            <w:hideMark/>
          </w:tcPr>
          <w:p w14:paraId="7598A142"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Date</w:t>
            </w:r>
          </w:p>
        </w:tc>
        <w:tc>
          <w:tcPr>
            <w:tcW w:w="3720" w:type="dxa"/>
            <w:tcBorders>
              <w:top w:val="single" w:sz="4" w:space="0" w:color="auto"/>
              <w:left w:val="nil"/>
              <w:bottom w:val="single" w:sz="4" w:space="0" w:color="auto"/>
              <w:right w:val="single" w:sz="4" w:space="0" w:color="auto"/>
            </w:tcBorders>
            <w:vAlign w:val="center"/>
            <w:hideMark/>
          </w:tcPr>
          <w:p w14:paraId="7B6F6479"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Milestone</w:t>
            </w:r>
          </w:p>
        </w:tc>
        <w:tc>
          <w:tcPr>
            <w:tcW w:w="5140" w:type="dxa"/>
            <w:tcBorders>
              <w:top w:val="single" w:sz="4" w:space="0" w:color="auto"/>
              <w:left w:val="nil"/>
              <w:bottom w:val="single" w:sz="4" w:space="0" w:color="auto"/>
              <w:right w:val="single" w:sz="4" w:space="0" w:color="auto"/>
            </w:tcBorders>
            <w:vAlign w:val="center"/>
            <w:hideMark/>
          </w:tcPr>
          <w:p w14:paraId="7B6E6DC4"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Payment amount</w:t>
            </w:r>
          </w:p>
        </w:tc>
      </w:tr>
      <w:tr w:rsidR="007F3B14" w:rsidRPr="007F3B14" w14:paraId="57735703" w14:textId="77777777" w:rsidTr="007F3B14">
        <w:trPr>
          <w:trHeight w:val="400"/>
        </w:trPr>
        <w:tc>
          <w:tcPr>
            <w:tcW w:w="1500" w:type="dxa"/>
            <w:tcBorders>
              <w:top w:val="nil"/>
              <w:left w:val="single" w:sz="4" w:space="0" w:color="auto"/>
              <w:bottom w:val="single" w:sz="4" w:space="0" w:color="auto"/>
              <w:right w:val="single" w:sz="4" w:space="0" w:color="auto"/>
            </w:tcBorders>
            <w:vAlign w:val="center"/>
            <w:hideMark/>
          </w:tcPr>
          <w:p w14:paraId="03972443" w14:textId="22BE59A5" w:rsidR="007F3B14" w:rsidRPr="007F3B14" w:rsidRDefault="008B3D6E" w:rsidP="007F3B14">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5</w:t>
            </w:r>
            <w:r w:rsidR="007F3B14" w:rsidRPr="007F3B14">
              <w:rPr>
                <w:rFonts w:ascii="Arial" w:eastAsia="Yu Gothic" w:hAnsi="Arial" w:cs="Arial" w:hint="eastAsia"/>
                <w:color w:val="000000"/>
                <w:kern w:val="0"/>
                <w:sz w:val="24"/>
                <w14:ligatures w14:val="none"/>
              </w:rPr>
              <w:t>-</w:t>
            </w:r>
            <w:r>
              <w:rPr>
                <w:rFonts w:ascii="Arial" w:eastAsia="Yu Gothic" w:hAnsi="Arial" w:cs="Arial" w:hint="eastAsia"/>
                <w:color w:val="000000"/>
                <w:kern w:val="0"/>
                <w:sz w:val="24"/>
                <w14:ligatures w14:val="none"/>
              </w:rPr>
              <w:t>Aug</w:t>
            </w:r>
            <w:r w:rsidR="007F3B14" w:rsidRPr="007F3B14">
              <w:rPr>
                <w:rFonts w:ascii="Arial" w:eastAsia="Yu Gothic" w:hAnsi="Arial" w:cs="Arial"/>
                <w:color w:val="000000"/>
                <w:kern w:val="0"/>
                <w:sz w:val="24"/>
                <w14:ligatures w14:val="none"/>
              </w:rPr>
              <w:t>-25</w:t>
            </w:r>
          </w:p>
        </w:tc>
        <w:tc>
          <w:tcPr>
            <w:tcW w:w="3720" w:type="dxa"/>
            <w:tcBorders>
              <w:top w:val="nil"/>
              <w:left w:val="nil"/>
              <w:bottom w:val="single" w:sz="4" w:space="0" w:color="auto"/>
              <w:right w:val="single" w:sz="4" w:space="0" w:color="auto"/>
            </w:tcBorders>
            <w:noWrap/>
            <w:vAlign w:val="center"/>
            <w:hideMark/>
          </w:tcPr>
          <w:p w14:paraId="5856C574"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Contract</w:t>
            </w:r>
          </w:p>
        </w:tc>
        <w:tc>
          <w:tcPr>
            <w:tcW w:w="5140" w:type="dxa"/>
            <w:tcBorders>
              <w:top w:val="nil"/>
              <w:left w:val="nil"/>
              <w:bottom w:val="single" w:sz="4" w:space="0" w:color="auto"/>
              <w:right w:val="single" w:sz="4" w:space="0" w:color="auto"/>
            </w:tcBorders>
            <w:noWrap/>
            <w:vAlign w:val="center"/>
            <w:hideMark/>
          </w:tcPr>
          <w:p w14:paraId="13E1C5F0" w14:textId="0292D7CC"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Pr="007F3B14">
              <w:rPr>
                <w:rFonts w:ascii="Arial" w:eastAsia="Yu Gothic" w:hAnsi="Arial" w:cs="Arial"/>
                <w:color w:val="000000"/>
                <w:kern w:val="0"/>
                <w:sz w:val="24"/>
                <w14:ligatures w14:val="none"/>
              </w:rPr>
              <w:t>,000</w:t>
            </w:r>
          </w:p>
        </w:tc>
      </w:tr>
      <w:tr w:rsidR="007F3B14" w:rsidRPr="007F3B14" w14:paraId="0FFC7C2C" w14:textId="77777777" w:rsidTr="007F3B14">
        <w:trPr>
          <w:trHeight w:val="400"/>
        </w:trPr>
        <w:tc>
          <w:tcPr>
            <w:tcW w:w="1500" w:type="dxa"/>
            <w:tcBorders>
              <w:top w:val="nil"/>
              <w:left w:val="single" w:sz="4" w:space="0" w:color="auto"/>
              <w:bottom w:val="single" w:sz="4" w:space="0" w:color="auto"/>
              <w:right w:val="single" w:sz="4" w:space="0" w:color="auto"/>
            </w:tcBorders>
            <w:vAlign w:val="center"/>
            <w:hideMark/>
          </w:tcPr>
          <w:p w14:paraId="7EDDEB39"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15-Sep-25</w:t>
            </w:r>
          </w:p>
        </w:tc>
        <w:tc>
          <w:tcPr>
            <w:tcW w:w="3720" w:type="dxa"/>
            <w:tcBorders>
              <w:top w:val="nil"/>
              <w:left w:val="nil"/>
              <w:bottom w:val="single" w:sz="4" w:space="0" w:color="auto"/>
              <w:right w:val="single" w:sz="4" w:space="0" w:color="auto"/>
            </w:tcBorders>
            <w:noWrap/>
            <w:vAlign w:val="center"/>
            <w:hideMark/>
          </w:tcPr>
          <w:p w14:paraId="2295E172" w14:textId="7719492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(a) (b) Launch the beta version</w:t>
            </w:r>
          </w:p>
        </w:tc>
        <w:tc>
          <w:tcPr>
            <w:tcW w:w="5140" w:type="dxa"/>
            <w:tcBorders>
              <w:top w:val="nil"/>
              <w:left w:val="nil"/>
              <w:bottom w:val="single" w:sz="4" w:space="0" w:color="auto"/>
              <w:right w:val="single" w:sz="4" w:space="0" w:color="auto"/>
            </w:tcBorders>
            <w:noWrap/>
            <w:vAlign w:val="center"/>
            <w:hideMark/>
          </w:tcPr>
          <w:p w14:paraId="6AF68FEE" w14:textId="26E39709"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008F0608"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008F0608" w:rsidRPr="007F3B14">
              <w:rPr>
                <w:rFonts w:ascii="Arial" w:eastAsia="Yu Gothic" w:hAnsi="Arial" w:cs="Arial"/>
                <w:color w:val="000000"/>
                <w:kern w:val="0"/>
                <w:sz w:val="24"/>
                <w14:ligatures w14:val="none"/>
              </w:rPr>
              <w:t>,000</w:t>
            </w:r>
          </w:p>
        </w:tc>
      </w:tr>
      <w:tr w:rsidR="007F3B14" w:rsidRPr="007F3B14" w14:paraId="38685E8C" w14:textId="77777777" w:rsidTr="007F3B14">
        <w:trPr>
          <w:trHeight w:val="400"/>
        </w:trPr>
        <w:tc>
          <w:tcPr>
            <w:tcW w:w="1500" w:type="dxa"/>
            <w:tcBorders>
              <w:top w:val="nil"/>
              <w:left w:val="single" w:sz="4" w:space="0" w:color="auto"/>
              <w:bottom w:val="single" w:sz="4" w:space="0" w:color="auto"/>
              <w:right w:val="single" w:sz="4" w:space="0" w:color="auto"/>
            </w:tcBorders>
            <w:vAlign w:val="center"/>
            <w:hideMark/>
          </w:tcPr>
          <w:p w14:paraId="64346E3D"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15-Oct-25</w:t>
            </w:r>
          </w:p>
        </w:tc>
        <w:tc>
          <w:tcPr>
            <w:tcW w:w="3720" w:type="dxa"/>
            <w:tcBorders>
              <w:top w:val="nil"/>
              <w:left w:val="nil"/>
              <w:bottom w:val="single" w:sz="4" w:space="0" w:color="auto"/>
              <w:right w:val="single" w:sz="4" w:space="0" w:color="auto"/>
            </w:tcBorders>
            <w:noWrap/>
            <w:vAlign w:val="center"/>
            <w:hideMark/>
          </w:tcPr>
          <w:p w14:paraId="4A75F439"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(c) (d) Launch the beta version</w:t>
            </w:r>
          </w:p>
        </w:tc>
        <w:tc>
          <w:tcPr>
            <w:tcW w:w="5140" w:type="dxa"/>
            <w:tcBorders>
              <w:top w:val="nil"/>
              <w:left w:val="nil"/>
              <w:bottom w:val="single" w:sz="4" w:space="0" w:color="auto"/>
              <w:right w:val="single" w:sz="4" w:space="0" w:color="auto"/>
            </w:tcBorders>
            <w:noWrap/>
            <w:vAlign w:val="center"/>
            <w:hideMark/>
          </w:tcPr>
          <w:p w14:paraId="2A271549" w14:textId="4057781B"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008F0608"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008F0608" w:rsidRPr="007F3B14">
              <w:rPr>
                <w:rFonts w:ascii="Arial" w:eastAsia="Yu Gothic" w:hAnsi="Arial" w:cs="Arial"/>
                <w:color w:val="000000"/>
                <w:kern w:val="0"/>
                <w:sz w:val="24"/>
                <w14:ligatures w14:val="none"/>
              </w:rPr>
              <w:t>,000</w:t>
            </w:r>
          </w:p>
        </w:tc>
      </w:tr>
      <w:tr w:rsidR="007F3B14" w:rsidRPr="007F3B14" w14:paraId="7CD61CC8" w14:textId="77777777" w:rsidTr="007F3B14">
        <w:trPr>
          <w:trHeight w:val="400"/>
        </w:trPr>
        <w:tc>
          <w:tcPr>
            <w:tcW w:w="1500" w:type="dxa"/>
            <w:tcBorders>
              <w:top w:val="nil"/>
              <w:left w:val="single" w:sz="4" w:space="0" w:color="auto"/>
              <w:bottom w:val="single" w:sz="4" w:space="0" w:color="auto"/>
              <w:right w:val="single" w:sz="4" w:space="0" w:color="auto"/>
            </w:tcBorders>
            <w:vAlign w:val="center"/>
            <w:hideMark/>
          </w:tcPr>
          <w:p w14:paraId="16FFF036"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17-Nov-25</w:t>
            </w:r>
          </w:p>
        </w:tc>
        <w:tc>
          <w:tcPr>
            <w:tcW w:w="3720" w:type="dxa"/>
            <w:tcBorders>
              <w:top w:val="nil"/>
              <w:left w:val="nil"/>
              <w:bottom w:val="single" w:sz="4" w:space="0" w:color="auto"/>
              <w:right w:val="single" w:sz="4" w:space="0" w:color="auto"/>
            </w:tcBorders>
            <w:noWrap/>
            <w:vAlign w:val="center"/>
            <w:hideMark/>
          </w:tcPr>
          <w:p w14:paraId="73AF08CD"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(a) (b) (c) (d) Official release</w:t>
            </w:r>
          </w:p>
        </w:tc>
        <w:tc>
          <w:tcPr>
            <w:tcW w:w="5140" w:type="dxa"/>
            <w:tcBorders>
              <w:top w:val="nil"/>
              <w:left w:val="nil"/>
              <w:bottom w:val="single" w:sz="4" w:space="0" w:color="auto"/>
              <w:right w:val="single" w:sz="4" w:space="0" w:color="auto"/>
            </w:tcBorders>
            <w:noWrap/>
            <w:vAlign w:val="center"/>
            <w:hideMark/>
          </w:tcPr>
          <w:p w14:paraId="1CF1A1BA" w14:textId="134412B4"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008F0608"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008F0608" w:rsidRPr="007F3B14">
              <w:rPr>
                <w:rFonts w:ascii="Arial" w:eastAsia="Yu Gothic" w:hAnsi="Arial" w:cs="Arial"/>
                <w:color w:val="000000"/>
                <w:kern w:val="0"/>
                <w:sz w:val="24"/>
                <w14:ligatures w14:val="none"/>
              </w:rPr>
              <w:t>,000</w:t>
            </w:r>
          </w:p>
        </w:tc>
      </w:tr>
      <w:tr w:rsidR="008B3D6E" w:rsidRPr="007F3B14" w14:paraId="39DB413A" w14:textId="77777777" w:rsidTr="008B3D6E">
        <w:trPr>
          <w:trHeight w:val="400"/>
        </w:trPr>
        <w:tc>
          <w:tcPr>
            <w:tcW w:w="1500" w:type="dxa"/>
            <w:tcBorders>
              <w:top w:val="nil"/>
              <w:left w:val="single" w:sz="4" w:space="0" w:color="auto"/>
              <w:bottom w:val="single" w:sz="4" w:space="0" w:color="auto"/>
              <w:right w:val="single" w:sz="4" w:space="0" w:color="auto"/>
            </w:tcBorders>
            <w:vAlign w:val="center"/>
            <w:hideMark/>
          </w:tcPr>
          <w:p w14:paraId="3D1B180C" w14:textId="7E742B0F"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1-Dec-25</w:t>
            </w:r>
          </w:p>
        </w:tc>
        <w:tc>
          <w:tcPr>
            <w:tcW w:w="3720" w:type="dxa"/>
            <w:tcBorders>
              <w:top w:val="nil"/>
              <w:left w:val="nil"/>
              <w:bottom w:val="single" w:sz="4" w:space="0" w:color="auto"/>
              <w:right w:val="single" w:sz="4" w:space="0" w:color="auto"/>
            </w:tcBorders>
            <w:noWrap/>
            <w:vAlign w:val="center"/>
            <w:hideMark/>
          </w:tcPr>
          <w:p w14:paraId="537653B5" w14:textId="31F4E248"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(e)Official release</w:t>
            </w:r>
          </w:p>
        </w:tc>
        <w:tc>
          <w:tcPr>
            <w:tcW w:w="5140" w:type="dxa"/>
            <w:tcBorders>
              <w:top w:val="nil"/>
              <w:left w:val="nil"/>
              <w:bottom w:val="single" w:sz="4" w:space="0" w:color="auto"/>
              <w:right w:val="single" w:sz="4" w:space="0" w:color="auto"/>
            </w:tcBorders>
            <w:noWrap/>
            <w:vAlign w:val="center"/>
            <w:hideMark/>
          </w:tcPr>
          <w:p w14:paraId="7D762E4D" w14:textId="14D60B6F"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Pr>
                <w:rFonts w:ascii="Arial" w:eastAsia="Yu Gothic" w:hAnsi="Arial" w:cs="Arial"/>
                <w:color w:val="000000"/>
                <w:kern w:val="0"/>
                <w:sz w:val="24"/>
                <w14:ligatures w14:val="none"/>
              </w:rPr>
              <w:t>6</w:t>
            </w:r>
            <w:r w:rsidRPr="007F3B14">
              <w:rPr>
                <w:rFonts w:ascii="Arial" w:eastAsia="Yu Gothic" w:hAnsi="Arial" w:cs="Arial"/>
                <w:color w:val="000000"/>
                <w:kern w:val="0"/>
                <w:sz w:val="24"/>
                <w14:ligatures w14:val="none"/>
              </w:rPr>
              <w:t>,</w:t>
            </w:r>
            <w:r>
              <w:rPr>
                <w:rFonts w:ascii="Arial" w:eastAsia="Yu Gothic" w:hAnsi="Arial" w:cs="Arial"/>
                <w:color w:val="000000"/>
                <w:kern w:val="0"/>
                <w:sz w:val="24"/>
                <w14:ligatures w14:val="none"/>
              </w:rPr>
              <w:t>624</w:t>
            </w:r>
            <w:r w:rsidRPr="007F3B14">
              <w:rPr>
                <w:rFonts w:ascii="Arial" w:eastAsia="Yu Gothic" w:hAnsi="Arial" w:cs="Arial"/>
                <w:color w:val="000000"/>
                <w:kern w:val="0"/>
                <w:sz w:val="24"/>
                <w14:ligatures w14:val="none"/>
              </w:rPr>
              <w:t>,000</w:t>
            </w:r>
          </w:p>
        </w:tc>
      </w:tr>
      <w:tr w:rsidR="008B3D6E" w:rsidRPr="007F3B14" w14:paraId="166416A3" w14:textId="77777777" w:rsidTr="008B3D6E">
        <w:trPr>
          <w:trHeight w:val="400"/>
        </w:trPr>
        <w:tc>
          <w:tcPr>
            <w:tcW w:w="1500" w:type="dxa"/>
            <w:tcBorders>
              <w:top w:val="single" w:sz="4" w:space="0" w:color="auto"/>
              <w:left w:val="single" w:sz="4" w:space="0" w:color="auto"/>
              <w:bottom w:val="single" w:sz="4" w:space="0" w:color="auto"/>
              <w:right w:val="single" w:sz="4" w:space="0" w:color="auto"/>
            </w:tcBorders>
            <w:vAlign w:val="center"/>
          </w:tcPr>
          <w:p w14:paraId="26D952FB" w14:textId="655C4BA8"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Total</w:t>
            </w:r>
          </w:p>
        </w:tc>
        <w:tc>
          <w:tcPr>
            <w:tcW w:w="3720" w:type="dxa"/>
            <w:tcBorders>
              <w:top w:val="single" w:sz="4" w:space="0" w:color="auto"/>
              <w:left w:val="nil"/>
              <w:bottom w:val="single" w:sz="4" w:space="0" w:color="auto"/>
              <w:right w:val="single" w:sz="4" w:space="0" w:color="auto"/>
            </w:tcBorders>
            <w:noWrap/>
            <w:vAlign w:val="center"/>
          </w:tcPr>
          <w:p w14:paraId="7A5126F2" w14:textId="36433DC6"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w:t>
            </w:r>
          </w:p>
        </w:tc>
        <w:tc>
          <w:tcPr>
            <w:tcW w:w="5140" w:type="dxa"/>
            <w:tcBorders>
              <w:top w:val="single" w:sz="4" w:space="0" w:color="auto"/>
              <w:left w:val="nil"/>
              <w:bottom w:val="single" w:sz="4" w:space="0" w:color="auto"/>
              <w:right w:val="single" w:sz="4" w:space="0" w:color="auto"/>
            </w:tcBorders>
            <w:noWrap/>
            <w:vAlign w:val="center"/>
          </w:tcPr>
          <w:p w14:paraId="165001DC" w14:textId="7500AEEA"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JPY 33,120,000</w:t>
            </w:r>
          </w:p>
        </w:tc>
      </w:tr>
    </w:tbl>
    <w:p w14:paraId="1F2D7E94" w14:textId="0A0DD045" w:rsidR="007F3B14" w:rsidRDefault="008B3D6E" w:rsidP="007F3B14">
      <w:pPr>
        <w:widowControl/>
        <w:spacing w:beforeAutospacing="1" w:after="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Note: Function categories (a) through (e) are detailed below</w:t>
      </w:r>
    </w:p>
    <w:p w14:paraId="2675C2E1" w14:textId="77777777" w:rsidR="008B3D6E" w:rsidRPr="008B3D6E" w:rsidRDefault="008B3D6E" w:rsidP="007F3B14">
      <w:pPr>
        <w:widowControl/>
        <w:spacing w:beforeAutospacing="1" w:after="0" w:afterAutospacing="1" w:line="240" w:lineRule="auto"/>
        <w:rPr>
          <w:rFonts w:ascii="Arial" w:eastAsia="ＭＳ Ｐゴシック" w:hAnsi="Arial" w:cs="Arial"/>
          <w:kern w:val="0"/>
          <w:sz w:val="24"/>
          <w14:ligatures w14:val="none"/>
        </w:rPr>
      </w:pPr>
    </w:p>
    <w:p w14:paraId="5EE950EC" w14:textId="4A31FF32" w:rsidR="000E5915" w:rsidRPr="007F3B14" w:rsidRDefault="000E5915" w:rsidP="000E5915">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7F3B14">
        <w:rPr>
          <w:rFonts w:ascii="Arial" w:eastAsia="ＭＳ Ｐゴシック" w:hAnsi="Arial" w:cs="Arial"/>
          <w:b/>
          <w:bCs/>
          <w:kern w:val="0"/>
          <w:sz w:val="27"/>
          <w:szCs w:val="27"/>
          <w14:ligatures w14:val="none"/>
        </w:rPr>
        <w:t>Function Categories</w:t>
      </w:r>
    </w:p>
    <w:p w14:paraId="37D25C41"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(a) Static QR Transactions</w:t>
      </w:r>
    </w:p>
    <w:p w14:paraId="1C2A0062"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(b) Wallet (App)</w:t>
      </w:r>
    </w:p>
    <w:p w14:paraId="125D701E"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(c) Claims Handling and Transaction Correction System</w:t>
      </w:r>
    </w:p>
    <w:p w14:paraId="25A2F170"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(d) Dev-Ops Monitoring System</w:t>
      </w:r>
    </w:p>
    <w:p w14:paraId="5D3DAF92" w14:textId="7715148D" w:rsidR="00CB02B4" w:rsidRPr="000E5915" w:rsidRDefault="000E5915" w:rsidP="000E5915">
      <w:pPr>
        <w:ind w:firstLine="360"/>
        <w:rPr>
          <w:rFonts w:ascii="Arial" w:hAnsi="Arial" w:cs="Arial"/>
          <w:b/>
          <w:bCs/>
        </w:rPr>
      </w:pPr>
      <w:r w:rsidRPr="000E5915">
        <w:rPr>
          <w:rFonts w:ascii="Arial" w:hAnsi="Arial" w:cs="Arial"/>
          <w:b/>
          <w:bCs/>
        </w:rPr>
        <w:t>(e) Overall Service Monitoring</w:t>
      </w:r>
    </w:p>
    <w:p w14:paraId="49B5ED41" w14:textId="77777777" w:rsidR="00CB02B4" w:rsidRPr="00CB02B4" w:rsidRDefault="00CB02B4">
      <w:pPr>
        <w:rPr>
          <w:rFonts w:ascii="Arial" w:hAnsi="Arial" w:cs="Arial"/>
        </w:rPr>
      </w:pPr>
    </w:p>
    <w:sectPr w:rsidR="00CB02B4" w:rsidRPr="00CB02B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Bold">
    <w:altName w:val="Arial"/>
    <w:panose1 w:val="020B0604020202020204"/>
    <w:charset w:val="00"/>
    <w:family w:val="auto"/>
    <w:pitch w:val="variable"/>
    <w:sig w:usb0="E0002AFF" w:usb1="C0007843" w:usb2="00000009" w:usb3="00000000" w:csb0="000001FF" w:csb1="00000000"/>
  </w:font>
  <w:font w:name="Times Roman">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Yu Mincho Regular">
    <w:altName w:val="游明朝"/>
    <w:panose1 w:val="020B0604020202020204"/>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6A3"/>
    <w:multiLevelType w:val="multilevel"/>
    <w:tmpl w:val="34F4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E3ADE"/>
    <w:multiLevelType w:val="multilevel"/>
    <w:tmpl w:val="3ADE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77122"/>
    <w:multiLevelType w:val="multilevel"/>
    <w:tmpl w:val="D81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C6C65"/>
    <w:multiLevelType w:val="multilevel"/>
    <w:tmpl w:val="34E8F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21CB8"/>
    <w:multiLevelType w:val="multilevel"/>
    <w:tmpl w:val="C7021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4C4D34"/>
    <w:multiLevelType w:val="multilevel"/>
    <w:tmpl w:val="1354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C7572"/>
    <w:multiLevelType w:val="multilevel"/>
    <w:tmpl w:val="B9A2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665E4"/>
    <w:multiLevelType w:val="multilevel"/>
    <w:tmpl w:val="4CA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204D4"/>
    <w:multiLevelType w:val="multilevel"/>
    <w:tmpl w:val="BEBE2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929EF"/>
    <w:multiLevelType w:val="multilevel"/>
    <w:tmpl w:val="F220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B440B5"/>
    <w:multiLevelType w:val="multilevel"/>
    <w:tmpl w:val="1EEE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72C07"/>
    <w:multiLevelType w:val="multilevel"/>
    <w:tmpl w:val="8E608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0B258E"/>
    <w:multiLevelType w:val="multilevel"/>
    <w:tmpl w:val="C9B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965633">
    <w:abstractNumId w:val="4"/>
  </w:num>
  <w:num w:numId="2" w16cid:durableId="942614340">
    <w:abstractNumId w:val="9"/>
  </w:num>
  <w:num w:numId="3" w16cid:durableId="3483660">
    <w:abstractNumId w:val="0"/>
  </w:num>
  <w:num w:numId="4" w16cid:durableId="1679039881">
    <w:abstractNumId w:val="5"/>
  </w:num>
  <w:num w:numId="5" w16cid:durableId="226689297">
    <w:abstractNumId w:val="7"/>
  </w:num>
  <w:num w:numId="6" w16cid:durableId="885332786">
    <w:abstractNumId w:val="1"/>
  </w:num>
  <w:num w:numId="7" w16cid:durableId="992486532">
    <w:abstractNumId w:val="12"/>
  </w:num>
  <w:num w:numId="8" w16cid:durableId="431126912">
    <w:abstractNumId w:val="2"/>
  </w:num>
  <w:num w:numId="9" w16cid:durableId="937716640">
    <w:abstractNumId w:val="8"/>
  </w:num>
  <w:num w:numId="10" w16cid:durableId="1473064700">
    <w:abstractNumId w:val="3"/>
  </w:num>
  <w:num w:numId="11" w16cid:durableId="531964493">
    <w:abstractNumId w:val="11"/>
  </w:num>
  <w:num w:numId="12" w16cid:durableId="989554043">
    <w:abstractNumId w:val="10"/>
  </w:num>
  <w:num w:numId="13" w16cid:durableId="60268494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
    <w15:presenceInfo w15:providerId="AD" w15:userId="S::q9r5s@sanddunecreative.onmicrosoft.com::3ab2dd18-ce04-4325-b72b-80c2369a3f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8D"/>
    <w:rsid w:val="00084F34"/>
    <w:rsid w:val="000E5915"/>
    <w:rsid w:val="00165AB0"/>
    <w:rsid w:val="00171172"/>
    <w:rsid w:val="003C7832"/>
    <w:rsid w:val="00447233"/>
    <w:rsid w:val="0048469E"/>
    <w:rsid w:val="005458D4"/>
    <w:rsid w:val="005C2E64"/>
    <w:rsid w:val="00665A5C"/>
    <w:rsid w:val="006A5B8D"/>
    <w:rsid w:val="006F4E5F"/>
    <w:rsid w:val="007F3B14"/>
    <w:rsid w:val="008B3D6E"/>
    <w:rsid w:val="008F0608"/>
    <w:rsid w:val="009E7935"/>
    <w:rsid w:val="00B969E1"/>
    <w:rsid w:val="00CB02B4"/>
    <w:rsid w:val="00CB05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317702"/>
  <w15:chartTrackingRefBased/>
  <w15:docId w15:val="{FC1B0D2E-C62B-9745-95CE-391E9B90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5B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6A5B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6A5B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A5B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A5B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A5B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A5B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A5B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A5B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A5B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6A5B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6A5B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A5B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A5B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A5B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A5B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A5B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A5B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A5B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A5B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5B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A5B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5B8D"/>
    <w:pPr>
      <w:spacing w:before="160"/>
      <w:jc w:val="center"/>
    </w:pPr>
    <w:rPr>
      <w:i/>
      <w:iCs/>
      <w:color w:val="404040" w:themeColor="text1" w:themeTint="BF"/>
    </w:rPr>
  </w:style>
  <w:style w:type="character" w:customStyle="1" w:styleId="a8">
    <w:name w:val="引用文 (文字)"/>
    <w:basedOn w:val="a0"/>
    <w:link w:val="a7"/>
    <w:uiPriority w:val="29"/>
    <w:rsid w:val="006A5B8D"/>
    <w:rPr>
      <w:i/>
      <w:iCs/>
      <w:color w:val="404040" w:themeColor="text1" w:themeTint="BF"/>
    </w:rPr>
  </w:style>
  <w:style w:type="paragraph" w:styleId="a9">
    <w:name w:val="List Paragraph"/>
    <w:basedOn w:val="a"/>
    <w:uiPriority w:val="34"/>
    <w:qFormat/>
    <w:rsid w:val="006A5B8D"/>
    <w:pPr>
      <w:ind w:left="720"/>
      <w:contextualSpacing/>
    </w:pPr>
  </w:style>
  <w:style w:type="character" w:styleId="21">
    <w:name w:val="Intense Emphasis"/>
    <w:basedOn w:val="a0"/>
    <w:uiPriority w:val="21"/>
    <w:qFormat/>
    <w:rsid w:val="006A5B8D"/>
    <w:rPr>
      <w:i/>
      <w:iCs/>
      <w:color w:val="2F5496" w:themeColor="accent1" w:themeShade="BF"/>
    </w:rPr>
  </w:style>
  <w:style w:type="paragraph" w:styleId="22">
    <w:name w:val="Intense Quote"/>
    <w:basedOn w:val="a"/>
    <w:next w:val="a"/>
    <w:link w:val="23"/>
    <w:uiPriority w:val="30"/>
    <w:qFormat/>
    <w:rsid w:val="006A5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A5B8D"/>
    <w:rPr>
      <w:i/>
      <w:iCs/>
      <w:color w:val="2F5496" w:themeColor="accent1" w:themeShade="BF"/>
    </w:rPr>
  </w:style>
  <w:style w:type="character" w:styleId="24">
    <w:name w:val="Intense Reference"/>
    <w:basedOn w:val="a0"/>
    <w:uiPriority w:val="32"/>
    <w:qFormat/>
    <w:rsid w:val="006A5B8D"/>
    <w:rPr>
      <w:b/>
      <w:bCs/>
      <w:smallCaps/>
      <w:color w:val="2F5496" w:themeColor="accent1" w:themeShade="BF"/>
      <w:spacing w:val="5"/>
    </w:rPr>
  </w:style>
  <w:style w:type="paragraph" w:styleId="Web">
    <w:name w:val="Normal (Web)"/>
    <w:basedOn w:val="a"/>
    <w:uiPriority w:val="99"/>
    <w:semiHidden/>
    <w:unhideWhenUsed/>
    <w:rsid w:val="006A5B8D"/>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6A5B8D"/>
    <w:rPr>
      <w:b/>
      <w:bCs/>
    </w:rPr>
  </w:style>
  <w:style w:type="character" w:styleId="ab">
    <w:name w:val="Hyperlink"/>
    <w:basedOn w:val="a0"/>
    <w:uiPriority w:val="99"/>
    <w:unhideWhenUsed/>
    <w:rsid w:val="00CB02B4"/>
    <w:rPr>
      <w:color w:val="0563C1" w:themeColor="hyperlink"/>
      <w:u w:val="single"/>
    </w:rPr>
  </w:style>
  <w:style w:type="character" w:styleId="ac">
    <w:name w:val="Unresolved Mention"/>
    <w:basedOn w:val="a0"/>
    <w:uiPriority w:val="99"/>
    <w:semiHidden/>
    <w:unhideWhenUsed/>
    <w:rsid w:val="00CB02B4"/>
    <w:rPr>
      <w:color w:val="605E5C"/>
      <w:shd w:val="clear" w:color="auto" w:fill="E1DFDD"/>
    </w:rPr>
  </w:style>
  <w:style w:type="table" w:styleId="ad">
    <w:name w:val="Table Grid"/>
    <w:basedOn w:val="a1"/>
    <w:uiPriority w:val="59"/>
    <w:rsid w:val="00CB02B4"/>
    <w:pPr>
      <w:spacing w:after="0" w:line="240" w:lineRule="auto"/>
    </w:pPr>
    <w:rPr>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Revision"/>
    <w:hidden/>
    <w:uiPriority w:val="99"/>
    <w:semiHidden/>
    <w:rsid w:val="00B969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557347">
      <w:bodyDiv w:val="1"/>
      <w:marLeft w:val="0"/>
      <w:marRight w:val="0"/>
      <w:marTop w:val="0"/>
      <w:marBottom w:val="0"/>
      <w:divBdr>
        <w:top w:val="none" w:sz="0" w:space="0" w:color="auto"/>
        <w:left w:val="none" w:sz="0" w:space="0" w:color="auto"/>
        <w:bottom w:val="none" w:sz="0" w:space="0" w:color="auto"/>
        <w:right w:val="none" w:sz="0" w:space="0" w:color="auto"/>
      </w:divBdr>
    </w:div>
    <w:div w:id="639069234">
      <w:bodyDiv w:val="1"/>
      <w:marLeft w:val="0"/>
      <w:marRight w:val="0"/>
      <w:marTop w:val="0"/>
      <w:marBottom w:val="0"/>
      <w:divBdr>
        <w:top w:val="none" w:sz="0" w:space="0" w:color="auto"/>
        <w:left w:val="none" w:sz="0" w:space="0" w:color="auto"/>
        <w:bottom w:val="none" w:sz="0" w:space="0" w:color="auto"/>
        <w:right w:val="none" w:sz="0" w:space="0" w:color="auto"/>
      </w:divBdr>
      <w:divsChild>
        <w:div w:id="1087654077">
          <w:marLeft w:val="0"/>
          <w:marRight w:val="0"/>
          <w:marTop w:val="0"/>
          <w:marBottom w:val="0"/>
          <w:divBdr>
            <w:top w:val="none" w:sz="0" w:space="0" w:color="auto"/>
            <w:left w:val="none" w:sz="0" w:space="0" w:color="auto"/>
            <w:bottom w:val="none" w:sz="0" w:space="0" w:color="auto"/>
            <w:right w:val="none" w:sz="0" w:space="0" w:color="auto"/>
          </w:divBdr>
          <w:divsChild>
            <w:div w:id="21190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6261">
      <w:bodyDiv w:val="1"/>
      <w:marLeft w:val="0"/>
      <w:marRight w:val="0"/>
      <w:marTop w:val="0"/>
      <w:marBottom w:val="0"/>
      <w:divBdr>
        <w:top w:val="none" w:sz="0" w:space="0" w:color="auto"/>
        <w:left w:val="none" w:sz="0" w:space="0" w:color="auto"/>
        <w:bottom w:val="none" w:sz="0" w:space="0" w:color="auto"/>
        <w:right w:val="none" w:sz="0" w:space="0" w:color="auto"/>
      </w:divBdr>
      <w:divsChild>
        <w:div w:id="2040079434">
          <w:marLeft w:val="0"/>
          <w:marRight w:val="0"/>
          <w:marTop w:val="0"/>
          <w:marBottom w:val="0"/>
          <w:divBdr>
            <w:top w:val="none" w:sz="0" w:space="0" w:color="auto"/>
            <w:left w:val="none" w:sz="0" w:space="0" w:color="auto"/>
            <w:bottom w:val="none" w:sz="0" w:space="0" w:color="auto"/>
            <w:right w:val="none" w:sz="0" w:space="0" w:color="auto"/>
          </w:divBdr>
          <w:divsChild>
            <w:div w:id="186550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52875">
      <w:bodyDiv w:val="1"/>
      <w:marLeft w:val="0"/>
      <w:marRight w:val="0"/>
      <w:marTop w:val="0"/>
      <w:marBottom w:val="0"/>
      <w:divBdr>
        <w:top w:val="none" w:sz="0" w:space="0" w:color="auto"/>
        <w:left w:val="none" w:sz="0" w:space="0" w:color="auto"/>
        <w:bottom w:val="none" w:sz="0" w:space="0" w:color="auto"/>
        <w:right w:val="none" w:sz="0" w:space="0" w:color="auto"/>
      </w:divBdr>
      <w:divsChild>
        <w:div w:id="1019431829">
          <w:marLeft w:val="0"/>
          <w:marRight w:val="0"/>
          <w:marTop w:val="0"/>
          <w:marBottom w:val="0"/>
          <w:divBdr>
            <w:top w:val="none" w:sz="0" w:space="0" w:color="auto"/>
            <w:left w:val="none" w:sz="0" w:space="0" w:color="auto"/>
            <w:bottom w:val="none" w:sz="0" w:space="0" w:color="auto"/>
            <w:right w:val="none" w:sz="0" w:space="0" w:color="auto"/>
          </w:divBdr>
          <w:divsChild>
            <w:div w:id="177231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82114">
      <w:bodyDiv w:val="1"/>
      <w:marLeft w:val="0"/>
      <w:marRight w:val="0"/>
      <w:marTop w:val="0"/>
      <w:marBottom w:val="0"/>
      <w:divBdr>
        <w:top w:val="none" w:sz="0" w:space="0" w:color="auto"/>
        <w:left w:val="none" w:sz="0" w:space="0" w:color="auto"/>
        <w:bottom w:val="none" w:sz="0" w:space="0" w:color="auto"/>
        <w:right w:val="none" w:sz="0" w:space="0" w:color="auto"/>
      </w:divBdr>
    </w:div>
    <w:div w:id="1184904709">
      <w:bodyDiv w:val="1"/>
      <w:marLeft w:val="0"/>
      <w:marRight w:val="0"/>
      <w:marTop w:val="0"/>
      <w:marBottom w:val="0"/>
      <w:divBdr>
        <w:top w:val="none" w:sz="0" w:space="0" w:color="auto"/>
        <w:left w:val="none" w:sz="0" w:space="0" w:color="auto"/>
        <w:bottom w:val="none" w:sz="0" w:space="0" w:color="auto"/>
        <w:right w:val="none" w:sz="0" w:space="0" w:color="auto"/>
      </w:divBdr>
    </w:div>
    <w:div w:id="209003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ha3pD-BlQxteDLEmj3zEvidnwD3NA0DCt6Nvl-goPY/edit?gid=148125941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C6444-E249-5F4C-83E1-ACD4B72DC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1826</Words>
  <Characters>10409</Characters>
  <Application>Microsoft Office Word</Application>
  <DocSecurity>0</DocSecurity>
  <Lines>86</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3</cp:revision>
  <dcterms:created xsi:type="dcterms:W3CDTF">2025-09-03T02:06:00Z</dcterms:created>
  <dcterms:modified xsi:type="dcterms:W3CDTF">2025-09-03T02:21:00Z</dcterms:modified>
</cp:coreProperties>
</file>