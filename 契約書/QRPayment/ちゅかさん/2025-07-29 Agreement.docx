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8721" w14:textId="77777777" w:rsidR="008154A8" w:rsidRPr="00DE56F3" w:rsidRDefault="008154A8" w:rsidP="008154A8"/>
    <w:p w14:paraId="6C65B09D" w14:textId="77777777" w:rsidR="008154A8" w:rsidRPr="00DE56F3" w:rsidRDefault="008154A8" w:rsidP="008154A8"/>
    <w:p w14:paraId="143556A6" w14:textId="77777777" w:rsidR="00C862B2" w:rsidRDefault="00C862B2" w:rsidP="00C3734F">
      <w:pPr>
        <w:pStyle w:val="aa"/>
      </w:pPr>
      <w:r w:rsidRPr="00C862B2">
        <w:rPr>
          <w:rFonts w:hint="eastAsia"/>
        </w:rPr>
        <w:t>ソフトウェア開発委託契約書</w:t>
      </w:r>
    </w:p>
    <w:p w14:paraId="5D49C916" w14:textId="77777777" w:rsidR="00C3734F" w:rsidRDefault="00C3734F" w:rsidP="0058158D">
      <w:pPr>
        <w:pStyle w:val="aa"/>
        <w:jc w:val="left"/>
      </w:pPr>
    </w:p>
    <w:p w14:paraId="72B44654" w14:textId="77777777" w:rsidR="00C3734F" w:rsidRDefault="00C3734F" w:rsidP="00C3734F">
      <w:pPr>
        <w:pStyle w:val="aa"/>
      </w:pPr>
    </w:p>
    <w:p w14:paraId="08FAEF98" w14:textId="046179CD" w:rsidR="00C62041" w:rsidRPr="00C62041" w:rsidRDefault="009B67C9" w:rsidP="00C62041">
      <w:pPr>
        <w:rPr>
          <w:rFonts w:ascii="ＭＳ 明朝" w:hAnsi="ＭＳ 明朝"/>
        </w:rPr>
      </w:pPr>
      <w:ins w:id="0" w:author="作成者">
        <w:r w:rsidRPr="009B67C9">
          <w:rPr>
            <w:rFonts w:ascii="ＭＳ 明朝" w:hAnsi="ＭＳ 明朝"/>
          </w:rPr>
          <w:t>CURIOX SOLUTIONS LIMITED</w:t>
        </w:r>
      </w:ins>
      <w:del w:id="1" w:author="作成者">
        <w:r w:rsidR="00543044" w:rsidDel="009B67C9">
          <w:rPr>
            <w:rFonts w:ascii="ＭＳ 明朝" w:hAnsi="ＭＳ 明朝" w:hint="eastAsia"/>
          </w:rPr>
          <w:delText>〇〇</w:delText>
        </w:r>
      </w:del>
      <w:r w:rsidR="00C62041" w:rsidRPr="00C62041">
        <w:rPr>
          <w:rFonts w:ascii="ＭＳ 明朝" w:hAnsi="ＭＳ 明朝" w:hint="eastAsia"/>
        </w:rPr>
        <w:t>（以下「甲」という）と</w:t>
      </w:r>
      <w:r w:rsidR="00DD0992">
        <w:rPr>
          <w:rFonts w:ascii="ＭＳ 明朝" w:hAnsi="ＭＳ 明朝" w:hint="eastAsia"/>
        </w:rPr>
        <w:t xml:space="preserve"> GOODTECH</w:t>
      </w:r>
      <w:r w:rsidR="00DD0992">
        <w:rPr>
          <w:rFonts w:ascii="ＭＳ 明朝" w:hAnsi="ＭＳ 明朝"/>
        </w:rPr>
        <w:t xml:space="preserve"> </w:t>
      </w:r>
      <w:r w:rsidR="00DD0992">
        <w:rPr>
          <w:rFonts w:ascii="ＭＳ 明朝" w:hAnsi="ＭＳ 明朝" w:hint="eastAsia"/>
        </w:rPr>
        <w:t>SOFT</w:t>
      </w:r>
      <w:r w:rsidR="00DD0992">
        <w:rPr>
          <w:rFonts w:ascii="ＭＳ 明朝" w:hAnsi="ＭＳ 明朝"/>
        </w:rPr>
        <w:t xml:space="preserve"> </w:t>
      </w:r>
      <w:r w:rsidR="00B4068A">
        <w:rPr>
          <w:rFonts w:ascii="ＭＳ 明朝" w:hAnsi="ＭＳ 明朝" w:hint="eastAsia"/>
        </w:rPr>
        <w:t>LLC</w:t>
      </w:r>
      <w:r w:rsidR="00C62041" w:rsidRPr="00C62041">
        <w:rPr>
          <w:rFonts w:ascii="ＭＳ 明朝" w:hAnsi="ＭＳ 明朝" w:hint="eastAsia"/>
        </w:rPr>
        <w:t>（以下「乙」という）とは、ソフトウェアの開発業務の委託に関し、次のとおり契約する。</w:t>
      </w:r>
    </w:p>
    <w:p w14:paraId="1DC63D10" w14:textId="77777777" w:rsidR="00C62041" w:rsidRPr="00C62041" w:rsidRDefault="00C62041" w:rsidP="00C62041">
      <w:pPr>
        <w:rPr>
          <w:rFonts w:ascii="ＭＳ 明朝" w:hAnsi="ＭＳ 明朝"/>
        </w:rPr>
      </w:pPr>
    </w:p>
    <w:p w14:paraId="5921540C" w14:textId="77777777" w:rsidR="00C62041" w:rsidRPr="00C62041" w:rsidRDefault="00C62041" w:rsidP="00C62041">
      <w:pPr>
        <w:rPr>
          <w:rFonts w:ascii="ＭＳ 明朝" w:hAnsi="ＭＳ 明朝"/>
        </w:rPr>
      </w:pPr>
      <w:r w:rsidRPr="00C62041">
        <w:rPr>
          <w:rFonts w:ascii="ＭＳ 明朝" w:hAnsi="ＭＳ 明朝" w:hint="eastAsia"/>
        </w:rPr>
        <w:t>（契約の目的）</w:t>
      </w:r>
    </w:p>
    <w:p w14:paraId="6EA223E7" w14:textId="769FC9E0" w:rsidR="00C62041" w:rsidRPr="00C62041" w:rsidRDefault="00C62041" w:rsidP="00C62041">
      <w:pPr>
        <w:rPr>
          <w:rFonts w:ascii="ＭＳ 明朝" w:hAnsi="ＭＳ 明朝"/>
        </w:rPr>
      </w:pPr>
      <w:r w:rsidRPr="00C62041">
        <w:rPr>
          <w:rFonts w:ascii="ＭＳ 明朝" w:hAnsi="ＭＳ 明朝" w:hint="eastAsia"/>
        </w:rPr>
        <w:t>第１条　甲は、</w:t>
      </w:r>
      <w:r w:rsidR="00F62FFB">
        <w:rPr>
          <w:rFonts w:ascii="ＭＳ 明朝" w:hAnsi="ＭＳ 明朝" w:hint="eastAsia"/>
        </w:rPr>
        <w:t>銀行システムの一部として動作するQR決済関する</w:t>
      </w:r>
      <w:r w:rsidRPr="00C62041">
        <w:rPr>
          <w:rFonts w:ascii="ＭＳ 明朝" w:hAnsi="ＭＳ 明朝" w:hint="eastAsia"/>
        </w:rPr>
        <w:t>ソフトウェアの開発業務（以下「本件業務」という）を乙に委託し、乙はこれを受託する。</w:t>
      </w:r>
    </w:p>
    <w:p w14:paraId="5D484310" w14:textId="77777777" w:rsidR="00C62041" w:rsidRPr="00C62041" w:rsidRDefault="00C62041" w:rsidP="00C62041">
      <w:pPr>
        <w:rPr>
          <w:rFonts w:ascii="ＭＳ 明朝" w:hAnsi="ＭＳ 明朝"/>
        </w:rPr>
      </w:pPr>
    </w:p>
    <w:p w14:paraId="38419740" w14:textId="77777777" w:rsidR="00C62041" w:rsidRPr="00C62041" w:rsidRDefault="00C62041" w:rsidP="00C62041">
      <w:pPr>
        <w:rPr>
          <w:rFonts w:ascii="ＭＳ 明朝" w:hAnsi="ＭＳ 明朝"/>
        </w:rPr>
      </w:pPr>
      <w:r w:rsidRPr="00C62041">
        <w:rPr>
          <w:rFonts w:ascii="ＭＳ 明朝" w:hAnsi="ＭＳ 明朝" w:hint="eastAsia"/>
        </w:rPr>
        <w:t>（定義）</w:t>
      </w:r>
    </w:p>
    <w:p w14:paraId="4754554E" w14:textId="77777777" w:rsidR="00C62041" w:rsidRPr="00C62041" w:rsidRDefault="00C62041" w:rsidP="00C62041">
      <w:pPr>
        <w:rPr>
          <w:rFonts w:ascii="ＭＳ 明朝" w:hAnsi="ＭＳ 明朝"/>
        </w:rPr>
      </w:pPr>
      <w:r w:rsidRPr="00C62041">
        <w:rPr>
          <w:rFonts w:ascii="ＭＳ 明朝" w:hAnsi="ＭＳ 明朝" w:hint="eastAsia"/>
        </w:rPr>
        <w:t>第２条　本契約において使用する用語の意義は、該当各号に定めるところによる。</w:t>
      </w:r>
    </w:p>
    <w:p w14:paraId="09597020" w14:textId="0FFB4B8F" w:rsidR="00C62041" w:rsidRPr="00C62041" w:rsidRDefault="00C62041" w:rsidP="00C62041">
      <w:pPr>
        <w:rPr>
          <w:rFonts w:ascii="ＭＳ 明朝" w:hAnsi="ＭＳ 明朝"/>
        </w:rPr>
      </w:pPr>
      <w:r w:rsidRPr="00C62041">
        <w:rPr>
          <w:rFonts w:ascii="ＭＳ 明朝" w:hAnsi="ＭＳ 明朝" w:hint="eastAsia"/>
        </w:rPr>
        <w:t>（１）ソフトウェアとは、本契約に基づき開発されるソフトウェアであって、プログラム、コンテンツ、データベース類、その他これに付随する書類を総称していう。</w:t>
      </w:r>
    </w:p>
    <w:p w14:paraId="472F267C" w14:textId="77777777" w:rsidR="00C62041" w:rsidRPr="00C62041" w:rsidRDefault="00C62041" w:rsidP="00C62041">
      <w:pPr>
        <w:rPr>
          <w:rFonts w:ascii="ＭＳ 明朝" w:hAnsi="ＭＳ 明朝"/>
        </w:rPr>
      </w:pPr>
      <w:r w:rsidRPr="00C62041">
        <w:rPr>
          <w:rFonts w:ascii="ＭＳ 明朝" w:hAnsi="ＭＳ 明朝" w:hint="eastAsia"/>
        </w:rPr>
        <w:t>（２）プログラムとは、本件ソフトウェアのうちプログラム部分であって、コンテンツ及びデータベースを含めたものをいう。</w:t>
      </w:r>
    </w:p>
    <w:p w14:paraId="76E438FD" w14:textId="77777777" w:rsidR="00C62041" w:rsidRPr="00C62041" w:rsidRDefault="00C62041" w:rsidP="00C62041">
      <w:pPr>
        <w:rPr>
          <w:rFonts w:ascii="ＭＳ 明朝" w:hAnsi="ＭＳ 明朝"/>
        </w:rPr>
      </w:pPr>
      <w:r w:rsidRPr="00C62041">
        <w:rPr>
          <w:rFonts w:ascii="ＭＳ 明朝" w:hAnsi="ＭＳ 明朝" w:hint="eastAsia"/>
        </w:rPr>
        <w:t>（３）成果物とは、本契約に基づき作成され、乙が甲に納入するもののすべてをいう。</w:t>
      </w:r>
    </w:p>
    <w:p w14:paraId="2C6B28DD" w14:textId="77777777" w:rsidR="00C62041" w:rsidRPr="00C62041" w:rsidRDefault="00C62041" w:rsidP="00C62041">
      <w:pPr>
        <w:rPr>
          <w:rFonts w:ascii="ＭＳ 明朝" w:hAnsi="ＭＳ 明朝"/>
        </w:rPr>
      </w:pPr>
      <w:r w:rsidRPr="00C62041">
        <w:rPr>
          <w:rFonts w:ascii="ＭＳ 明朝" w:hAnsi="ＭＳ 明朝" w:hint="eastAsia"/>
        </w:rPr>
        <w:t>（４）原始資料とは、本件業務の遂行の過程で、甲が乙に提供する資料をいう。</w:t>
      </w:r>
    </w:p>
    <w:p w14:paraId="260B6FF1" w14:textId="77777777" w:rsidR="00C62041" w:rsidRPr="00C62041" w:rsidRDefault="00C62041" w:rsidP="00C62041">
      <w:pPr>
        <w:rPr>
          <w:rFonts w:ascii="ＭＳ 明朝" w:hAnsi="ＭＳ 明朝"/>
        </w:rPr>
      </w:pPr>
    </w:p>
    <w:p w14:paraId="1FD2393C" w14:textId="77777777" w:rsidR="00C62041" w:rsidRPr="00C62041" w:rsidRDefault="00C62041" w:rsidP="00C62041">
      <w:pPr>
        <w:rPr>
          <w:rFonts w:ascii="ＭＳ 明朝" w:hAnsi="ＭＳ 明朝"/>
        </w:rPr>
      </w:pPr>
      <w:r w:rsidRPr="00C62041">
        <w:rPr>
          <w:rFonts w:ascii="ＭＳ 明朝" w:hAnsi="ＭＳ 明朝" w:hint="eastAsia"/>
        </w:rPr>
        <w:t>（本件業務内容）</w:t>
      </w:r>
    </w:p>
    <w:p w14:paraId="5EEA6D9D" w14:textId="77777777" w:rsidR="00C62041" w:rsidRPr="00C62041" w:rsidRDefault="00C62041" w:rsidP="00C62041">
      <w:pPr>
        <w:rPr>
          <w:rFonts w:ascii="ＭＳ 明朝" w:hAnsi="ＭＳ 明朝"/>
        </w:rPr>
      </w:pPr>
      <w:r w:rsidRPr="00C62041">
        <w:rPr>
          <w:rFonts w:ascii="ＭＳ 明朝" w:hAnsi="ＭＳ 明朝" w:hint="eastAsia"/>
        </w:rPr>
        <w:t>第３条　甲が乙に委託する本件業務は、次の各号で定める業務をいう。</w:t>
      </w:r>
    </w:p>
    <w:p w14:paraId="627C106D" w14:textId="77777777" w:rsidR="00C62041" w:rsidRPr="00C62041" w:rsidRDefault="00C62041" w:rsidP="00C62041">
      <w:pPr>
        <w:rPr>
          <w:rFonts w:ascii="ＭＳ 明朝" w:hAnsi="ＭＳ 明朝"/>
        </w:rPr>
      </w:pPr>
      <w:r w:rsidRPr="00C62041">
        <w:rPr>
          <w:rFonts w:ascii="ＭＳ 明朝" w:hAnsi="ＭＳ 明朝" w:hint="eastAsia"/>
        </w:rPr>
        <w:t>（１）</w:t>
      </w:r>
      <w:r w:rsidR="003C729B">
        <w:rPr>
          <w:rFonts w:ascii="ＭＳ 明朝" w:hAnsi="ＭＳ 明朝" w:hint="eastAsia"/>
        </w:rPr>
        <w:t>システム仕様書案</w:t>
      </w:r>
      <w:r w:rsidRPr="00C62041">
        <w:rPr>
          <w:rFonts w:ascii="ＭＳ 明朝" w:hAnsi="ＭＳ 明朝" w:hint="eastAsia"/>
        </w:rPr>
        <w:t>に基づき本件ソフトウェアを設計・製造し、テストを行い所定の動作環境下で本件プログラムが稼働可能な状態にするまでの作業</w:t>
      </w:r>
    </w:p>
    <w:p w14:paraId="4C8F111F" w14:textId="77777777" w:rsidR="00C62041" w:rsidRPr="008F5D35" w:rsidRDefault="00C62041" w:rsidP="00C62041">
      <w:pPr>
        <w:rPr>
          <w:rFonts w:ascii="ＭＳ 明朝" w:hAnsi="ＭＳ 明朝"/>
        </w:rPr>
      </w:pPr>
    </w:p>
    <w:p w14:paraId="27909ED7" w14:textId="77777777" w:rsidR="00C62041" w:rsidRPr="00C62041" w:rsidRDefault="00C62041" w:rsidP="00C62041">
      <w:pPr>
        <w:rPr>
          <w:rFonts w:ascii="ＭＳ 明朝" w:hAnsi="ＭＳ 明朝"/>
        </w:rPr>
      </w:pPr>
      <w:r w:rsidRPr="00C62041">
        <w:rPr>
          <w:rFonts w:ascii="ＭＳ 明朝" w:hAnsi="ＭＳ 明朝" w:hint="eastAsia"/>
        </w:rPr>
        <w:t>（成果物の納入）</w:t>
      </w:r>
    </w:p>
    <w:p w14:paraId="6CD9C519" w14:textId="154D3FD2" w:rsidR="00735FB4" w:rsidRDefault="00C62041" w:rsidP="00C62041">
      <w:pPr>
        <w:rPr>
          <w:ins w:id="2" w:author="作成者"/>
          <w:rFonts w:ascii="ＭＳ 明朝" w:hAnsi="ＭＳ 明朝"/>
        </w:rPr>
      </w:pPr>
      <w:r w:rsidRPr="00C62041">
        <w:rPr>
          <w:rFonts w:ascii="ＭＳ 明朝" w:hAnsi="ＭＳ 明朝" w:hint="eastAsia"/>
        </w:rPr>
        <w:t xml:space="preserve">第４条　</w:t>
      </w:r>
      <w:ins w:id="3" w:author="作成者">
        <w:r w:rsidR="00735FB4">
          <w:rPr>
            <w:rFonts w:ascii="ＭＳ 明朝" w:hAnsi="ＭＳ 明朝"/>
          </w:rPr>
          <w:br/>
        </w:r>
        <w:r w:rsidR="00735FB4">
          <w:rPr>
            <w:rFonts w:ascii="ＭＳ 明朝" w:hAnsi="ＭＳ 明朝" w:hint="eastAsia"/>
          </w:rPr>
          <w:t>（１）</w:t>
        </w:r>
      </w:ins>
      <w:r w:rsidRPr="00C62041">
        <w:rPr>
          <w:rFonts w:ascii="ＭＳ 明朝" w:hAnsi="ＭＳ 明朝" w:hint="eastAsia"/>
        </w:rPr>
        <w:t>乙は、甲が指定する期限までに、成果物を納入する。</w:t>
      </w:r>
      <w:ins w:id="4" w:author="作成者">
        <w:r w:rsidR="00735FB4">
          <w:rPr>
            <w:rFonts w:ascii="ＭＳ 明朝" w:hAnsi="ＭＳ 明朝" w:hint="eastAsia"/>
          </w:rPr>
          <w:t>成果物として機能毎に次のように定める。</w:t>
        </w:r>
      </w:ins>
    </w:p>
    <w:tbl>
      <w:tblPr>
        <w:tblStyle w:val="ae"/>
        <w:tblW w:w="0" w:type="auto"/>
        <w:tblLook w:val="04A0" w:firstRow="1" w:lastRow="0" w:firstColumn="1" w:lastColumn="0" w:noHBand="0" w:noVBand="1"/>
        <w:tblPrChange w:id="5" w:author="作成者">
          <w:tblPr>
            <w:tblStyle w:val="ae"/>
            <w:tblW w:w="0" w:type="auto"/>
            <w:tblLook w:val="04A0" w:firstRow="1" w:lastRow="0" w:firstColumn="1" w:lastColumn="0" w:noHBand="0" w:noVBand="1"/>
          </w:tblPr>
        </w:tblPrChange>
      </w:tblPr>
      <w:tblGrid>
        <w:gridCol w:w="1555"/>
        <w:gridCol w:w="3827"/>
        <w:gridCol w:w="3672"/>
        <w:tblGridChange w:id="6">
          <w:tblGrid>
            <w:gridCol w:w="1555"/>
            <w:gridCol w:w="1463"/>
            <w:gridCol w:w="2364"/>
            <w:gridCol w:w="654"/>
            <w:gridCol w:w="3018"/>
          </w:tblGrid>
        </w:tblGridChange>
      </w:tblGrid>
      <w:tr w:rsidR="00735FB4" w14:paraId="1C2717C1" w14:textId="77777777" w:rsidTr="009B67C9">
        <w:trPr>
          <w:ins w:id="7" w:author="作成者"/>
        </w:trPr>
        <w:tc>
          <w:tcPr>
            <w:tcW w:w="1555" w:type="dxa"/>
            <w:tcPrChange w:id="8" w:author="作成者">
              <w:tcPr>
                <w:tcW w:w="3018" w:type="dxa"/>
                <w:gridSpan w:val="2"/>
              </w:tcPr>
            </w:tcPrChange>
          </w:tcPr>
          <w:p w14:paraId="21450597" w14:textId="6DF0DBA8" w:rsidR="00735FB4" w:rsidRDefault="00735FB4" w:rsidP="00C62041">
            <w:pPr>
              <w:rPr>
                <w:ins w:id="9" w:author="作成者"/>
                <w:rFonts w:ascii="ＭＳ 明朝" w:hAnsi="ＭＳ 明朝"/>
              </w:rPr>
            </w:pPr>
            <w:ins w:id="10" w:author="作成者">
              <w:r>
                <w:rPr>
                  <w:rFonts w:ascii="ＭＳ 明朝" w:hAnsi="ＭＳ 明朝" w:hint="eastAsia"/>
                </w:rPr>
                <w:t>項番</w:t>
              </w:r>
            </w:ins>
          </w:p>
        </w:tc>
        <w:tc>
          <w:tcPr>
            <w:tcW w:w="3827" w:type="dxa"/>
            <w:tcPrChange w:id="11" w:author="作成者">
              <w:tcPr>
                <w:tcW w:w="3018" w:type="dxa"/>
                <w:gridSpan w:val="2"/>
              </w:tcPr>
            </w:tcPrChange>
          </w:tcPr>
          <w:p w14:paraId="6FF448EB" w14:textId="4EBC8050" w:rsidR="00735FB4" w:rsidRDefault="00735FB4" w:rsidP="00C62041">
            <w:pPr>
              <w:rPr>
                <w:ins w:id="12" w:author="作成者"/>
                <w:rFonts w:ascii="ＭＳ 明朝" w:hAnsi="ＭＳ 明朝"/>
              </w:rPr>
            </w:pPr>
            <w:ins w:id="13" w:author="作成者">
              <w:r>
                <w:rPr>
                  <w:rFonts w:ascii="ＭＳ 明朝" w:hAnsi="ＭＳ 明朝" w:hint="eastAsia"/>
                </w:rPr>
                <w:t>機能分類</w:t>
              </w:r>
            </w:ins>
          </w:p>
        </w:tc>
        <w:tc>
          <w:tcPr>
            <w:tcW w:w="3672" w:type="dxa"/>
            <w:tcPrChange w:id="14" w:author="作成者">
              <w:tcPr>
                <w:tcW w:w="3018" w:type="dxa"/>
              </w:tcPr>
            </w:tcPrChange>
          </w:tcPr>
          <w:p w14:paraId="099E6220" w14:textId="0D92E880" w:rsidR="00735FB4" w:rsidRDefault="00735FB4" w:rsidP="00C62041">
            <w:pPr>
              <w:rPr>
                <w:ins w:id="15" w:author="作成者"/>
                <w:rFonts w:ascii="ＭＳ 明朝" w:hAnsi="ＭＳ 明朝"/>
              </w:rPr>
            </w:pPr>
            <w:ins w:id="16" w:author="作成者">
              <w:r>
                <w:rPr>
                  <w:rFonts w:ascii="ＭＳ 明朝" w:hAnsi="ＭＳ 明朝" w:hint="eastAsia"/>
                </w:rPr>
                <w:t>成果物</w:t>
              </w:r>
            </w:ins>
          </w:p>
        </w:tc>
      </w:tr>
      <w:tr w:rsidR="00735FB4" w14:paraId="004A1E49" w14:textId="77777777" w:rsidTr="009B67C9">
        <w:trPr>
          <w:ins w:id="17" w:author="作成者"/>
        </w:trPr>
        <w:tc>
          <w:tcPr>
            <w:tcW w:w="1555" w:type="dxa"/>
            <w:tcPrChange w:id="18" w:author="作成者">
              <w:tcPr>
                <w:tcW w:w="3018" w:type="dxa"/>
                <w:gridSpan w:val="2"/>
              </w:tcPr>
            </w:tcPrChange>
          </w:tcPr>
          <w:p w14:paraId="22C70E72" w14:textId="1E34E631" w:rsidR="00735FB4" w:rsidRDefault="00735FB4" w:rsidP="00C62041">
            <w:pPr>
              <w:rPr>
                <w:ins w:id="19" w:author="作成者"/>
                <w:rFonts w:ascii="ＭＳ 明朝" w:hAnsi="ＭＳ 明朝"/>
              </w:rPr>
            </w:pPr>
            <w:ins w:id="20" w:author="作成者">
              <w:r w:rsidRPr="00735FB4">
                <w:rPr>
                  <w:rFonts w:ascii="ＭＳ 明朝" w:hAnsi="ＭＳ 明朝"/>
                </w:rPr>
                <w:t>（あ）</w:t>
              </w:r>
            </w:ins>
          </w:p>
        </w:tc>
        <w:tc>
          <w:tcPr>
            <w:tcW w:w="3827" w:type="dxa"/>
            <w:tcPrChange w:id="21" w:author="作成者">
              <w:tcPr>
                <w:tcW w:w="3018" w:type="dxa"/>
                <w:gridSpan w:val="2"/>
              </w:tcPr>
            </w:tcPrChange>
          </w:tcPr>
          <w:p w14:paraId="49820241" w14:textId="0A6A32F2" w:rsidR="00735FB4" w:rsidRDefault="00735FB4" w:rsidP="00C62041">
            <w:pPr>
              <w:rPr>
                <w:ins w:id="22" w:author="作成者"/>
                <w:rFonts w:ascii="ＭＳ 明朝" w:hAnsi="ＭＳ 明朝"/>
              </w:rPr>
            </w:pPr>
            <w:ins w:id="23" w:author="作成者">
              <w:r w:rsidRPr="00F62FFB">
                <w:rPr>
                  <w:rFonts w:ascii="ＭＳ 明朝" w:hAnsi="ＭＳ 明朝"/>
                </w:rPr>
                <w:t>Static QRトランザクション</w:t>
              </w:r>
            </w:ins>
          </w:p>
        </w:tc>
        <w:tc>
          <w:tcPr>
            <w:tcW w:w="3672" w:type="dxa"/>
            <w:tcPrChange w:id="24" w:author="作成者">
              <w:tcPr>
                <w:tcW w:w="3018" w:type="dxa"/>
              </w:tcPr>
            </w:tcPrChange>
          </w:tcPr>
          <w:p w14:paraId="1B9D6576" w14:textId="4ACAA1DE" w:rsidR="00735FB4" w:rsidRDefault="00735FB4" w:rsidP="00C62041">
            <w:pPr>
              <w:rPr>
                <w:ins w:id="25" w:author="作成者"/>
                <w:rFonts w:ascii="ＭＳ 明朝" w:hAnsi="ＭＳ 明朝"/>
              </w:rPr>
            </w:pPr>
            <w:ins w:id="26" w:author="作成者">
              <w:r w:rsidRPr="00735FB4">
                <w:rPr>
                  <w:rFonts w:ascii="ＭＳ 明朝" w:hAnsi="ＭＳ 明朝"/>
                </w:rPr>
                <w:t>送金テスト</w:t>
              </w:r>
              <w:r>
                <w:rPr>
                  <w:rFonts w:ascii="ＭＳ 明朝" w:hAnsi="ＭＳ 明朝" w:hint="eastAsia"/>
                </w:rPr>
                <w:t>結果</w:t>
              </w:r>
            </w:ins>
          </w:p>
        </w:tc>
      </w:tr>
      <w:tr w:rsidR="00735FB4" w14:paraId="4B793C96" w14:textId="77777777" w:rsidTr="009B67C9">
        <w:trPr>
          <w:ins w:id="27" w:author="作成者"/>
        </w:trPr>
        <w:tc>
          <w:tcPr>
            <w:tcW w:w="1555" w:type="dxa"/>
            <w:tcPrChange w:id="28" w:author="作成者">
              <w:tcPr>
                <w:tcW w:w="3018" w:type="dxa"/>
                <w:gridSpan w:val="2"/>
              </w:tcPr>
            </w:tcPrChange>
          </w:tcPr>
          <w:p w14:paraId="367895C3" w14:textId="2232BC85" w:rsidR="00735FB4" w:rsidRDefault="00735FB4" w:rsidP="00C62041">
            <w:pPr>
              <w:rPr>
                <w:ins w:id="29" w:author="作成者"/>
                <w:rFonts w:ascii="ＭＳ 明朝" w:hAnsi="ＭＳ 明朝"/>
              </w:rPr>
            </w:pPr>
            <w:ins w:id="30" w:author="作成者">
              <w:r w:rsidRPr="00735FB4">
                <w:rPr>
                  <w:rFonts w:ascii="ＭＳ 明朝" w:hAnsi="ＭＳ 明朝"/>
                </w:rPr>
                <w:t>（い）</w:t>
              </w:r>
            </w:ins>
          </w:p>
        </w:tc>
        <w:tc>
          <w:tcPr>
            <w:tcW w:w="3827" w:type="dxa"/>
            <w:tcPrChange w:id="31" w:author="作成者">
              <w:tcPr>
                <w:tcW w:w="3018" w:type="dxa"/>
                <w:gridSpan w:val="2"/>
              </w:tcPr>
            </w:tcPrChange>
          </w:tcPr>
          <w:p w14:paraId="4B161901" w14:textId="6A8C8766" w:rsidR="00735FB4" w:rsidRDefault="00735FB4" w:rsidP="00C62041">
            <w:pPr>
              <w:rPr>
                <w:ins w:id="32" w:author="作成者"/>
                <w:rFonts w:ascii="ＭＳ 明朝" w:hAnsi="ＭＳ 明朝"/>
              </w:rPr>
            </w:pPr>
            <w:ins w:id="33" w:author="作成者">
              <w:r w:rsidRPr="00F62FFB">
                <w:rPr>
                  <w:rFonts w:ascii="ＭＳ 明朝" w:hAnsi="ＭＳ 明朝"/>
                </w:rPr>
                <w:t>ウォレット</w:t>
              </w:r>
            </w:ins>
          </w:p>
        </w:tc>
        <w:tc>
          <w:tcPr>
            <w:tcW w:w="3672" w:type="dxa"/>
            <w:tcPrChange w:id="34" w:author="作成者">
              <w:tcPr>
                <w:tcW w:w="3018" w:type="dxa"/>
              </w:tcPr>
            </w:tcPrChange>
          </w:tcPr>
          <w:p w14:paraId="29CA2850" w14:textId="4C3B0C98" w:rsidR="00735FB4" w:rsidRDefault="00735FB4" w:rsidP="00C62041">
            <w:pPr>
              <w:rPr>
                <w:ins w:id="35" w:author="作成者"/>
                <w:rFonts w:ascii="ＭＳ 明朝" w:hAnsi="ＭＳ 明朝"/>
              </w:rPr>
            </w:pPr>
            <w:ins w:id="36" w:author="作成者">
              <w:r w:rsidRPr="00735FB4">
                <w:rPr>
                  <w:rFonts w:ascii="ＭＳ 明朝" w:hAnsi="ＭＳ 明朝"/>
                </w:rPr>
                <w:t>アプリテスト</w:t>
              </w:r>
              <w:r>
                <w:rPr>
                  <w:rFonts w:ascii="ＭＳ 明朝" w:hAnsi="ＭＳ 明朝" w:hint="eastAsia"/>
                </w:rPr>
                <w:t>結果</w:t>
              </w:r>
            </w:ins>
          </w:p>
        </w:tc>
      </w:tr>
      <w:tr w:rsidR="00735FB4" w14:paraId="30386B4A" w14:textId="77777777" w:rsidTr="009B67C9">
        <w:trPr>
          <w:ins w:id="37" w:author="作成者"/>
        </w:trPr>
        <w:tc>
          <w:tcPr>
            <w:tcW w:w="1555" w:type="dxa"/>
            <w:tcPrChange w:id="38" w:author="作成者">
              <w:tcPr>
                <w:tcW w:w="3018" w:type="dxa"/>
                <w:gridSpan w:val="2"/>
              </w:tcPr>
            </w:tcPrChange>
          </w:tcPr>
          <w:p w14:paraId="051610D3" w14:textId="49F0EB6D" w:rsidR="00735FB4" w:rsidRDefault="00735FB4" w:rsidP="00C62041">
            <w:pPr>
              <w:rPr>
                <w:ins w:id="39" w:author="作成者"/>
                <w:rFonts w:ascii="ＭＳ 明朝" w:hAnsi="ＭＳ 明朝"/>
              </w:rPr>
            </w:pPr>
            <w:ins w:id="40" w:author="作成者">
              <w:r w:rsidRPr="00735FB4">
                <w:rPr>
                  <w:rFonts w:ascii="ＭＳ 明朝" w:hAnsi="ＭＳ 明朝"/>
                </w:rPr>
                <w:t>（う）</w:t>
              </w:r>
            </w:ins>
          </w:p>
        </w:tc>
        <w:tc>
          <w:tcPr>
            <w:tcW w:w="3827" w:type="dxa"/>
            <w:tcPrChange w:id="41" w:author="作成者">
              <w:tcPr>
                <w:tcW w:w="3018" w:type="dxa"/>
                <w:gridSpan w:val="2"/>
              </w:tcPr>
            </w:tcPrChange>
          </w:tcPr>
          <w:p w14:paraId="3A902952" w14:textId="5E28E400" w:rsidR="00735FB4" w:rsidRDefault="00735FB4" w:rsidP="00C62041">
            <w:pPr>
              <w:rPr>
                <w:ins w:id="42" w:author="作成者"/>
                <w:rFonts w:ascii="ＭＳ 明朝" w:hAnsi="ＭＳ 明朝"/>
              </w:rPr>
            </w:pPr>
            <w:ins w:id="43" w:author="作成者">
              <w:r w:rsidRPr="00F62FFB">
                <w:rPr>
                  <w:rFonts w:ascii="ＭＳ 明朝" w:hAnsi="ＭＳ 明朝"/>
                </w:rPr>
                <w:t>クレーム処理、トランザクション修正システム</w:t>
              </w:r>
            </w:ins>
          </w:p>
        </w:tc>
        <w:tc>
          <w:tcPr>
            <w:tcW w:w="3672" w:type="dxa"/>
            <w:tcPrChange w:id="44" w:author="作成者">
              <w:tcPr>
                <w:tcW w:w="3018" w:type="dxa"/>
              </w:tcPr>
            </w:tcPrChange>
          </w:tcPr>
          <w:p w14:paraId="478E113F" w14:textId="3493154A" w:rsidR="00735FB4" w:rsidRDefault="00735FB4" w:rsidP="00C62041">
            <w:pPr>
              <w:rPr>
                <w:ins w:id="45" w:author="作成者"/>
                <w:rFonts w:ascii="ＭＳ 明朝" w:hAnsi="ＭＳ 明朝"/>
              </w:rPr>
            </w:pPr>
            <w:ins w:id="46" w:author="作成者">
              <w:r w:rsidRPr="00735FB4">
                <w:rPr>
                  <w:rFonts w:ascii="ＭＳ 明朝" w:hAnsi="ＭＳ 明朝"/>
                </w:rPr>
                <w:t>クレーム対応シナリオ</w:t>
              </w:r>
              <w:r>
                <w:rPr>
                  <w:rFonts w:ascii="ＭＳ 明朝" w:hAnsi="ＭＳ 明朝" w:hint="eastAsia"/>
                </w:rPr>
                <w:t>テスト結果</w:t>
              </w:r>
            </w:ins>
          </w:p>
        </w:tc>
      </w:tr>
      <w:tr w:rsidR="00735FB4" w14:paraId="2E911C2B" w14:textId="77777777" w:rsidTr="009B67C9">
        <w:trPr>
          <w:ins w:id="47" w:author="作成者"/>
        </w:trPr>
        <w:tc>
          <w:tcPr>
            <w:tcW w:w="1555" w:type="dxa"/>
            <w:tcPrChange w:id="48" w:author="作成者">
              <w:tcPr>
                <w:tcW w:w="3018" w:type="dxa"/>
                <w:gridSpan w:val="2"/>
              </w:tcPr>
            </w:tcPrChange>
          </w:tcPr>
          <w:p w14:paraId="7F78C1B5" w14:textId="2E13EC12" w:rsidR="00735FB4" w:rsidRDefault="00735FB4" w:rsidP="00C62041">
            <w:pPr>
              <w:rPr>
                <w:ins w:id="49" w:author="作成者"/>
                <w:rFonts w:ascii="ＭＳ 明朝" w:hAnsi="ＭＳ 明朝"/>
              </w:rPr>
            </w:pPr>
            <w:ins w:id="50" w:author="作成者">
              <w:r w:rsidRPr="00735FB4">
                <w:rPr>
                  <w:rFonts w:ascii="ＭＳ 明朝" w:hAnsi="ＭＳ 明朝"/>
                </w:rPr>
                <w:t>（え）</w:t>
              </w:r>
            </w:ins>
          </w:p>
        </w:tc>
        <w:tc>
          <w:tcPr>
            <w:tcW w:w="3827" w:type="dxa"/>
            <w:tcPrChange w:id="51" w:author="作成者">
              <w:tcPr>
                <w:tcW w:w="3018" w:type="dxa"/>
                <w:gridSpan w:val="2"/>
              </w:tcPr>
            </w:tcPrChange>
          </w:tcPr>
          <w:p w14:paraId="4C924992" w14:textId="77777777" w:rsidR="00735FB4" w:rsidRPr="00F62FFB" w:rsidRDefault="00735FB4" w:rsidP="00735FB4">
            <w:pPr>
              <w:rPr>
                <w:ins w:id="52" w:author="作成者"/>
                <w:rFonts w:ascii="ＭＳ 明朝" w:hAnsi="ＭＳ 明朝"/>
              </w:rPr>
            </w:pPr>
            <w:ins w:id="53" w:author="作成者">
              <w:r w:rsidRPr="00F62FFB">
                <w:rPr>
                  <w:rFonts w:ascii="ＭＳ 明朝" w:hAnsi="ＭＳ 明朝"/>
                </w:rPr>
                <w:t>Dev-Opsモニタリングシステム</w:t>
              </w:r>
            </w:ins>
          </w:p>
          <w:p w14:paraId="56AC3610" w14:textId="77777777" w:rsidR="00735FB4" w:rsidRDefault="00735FB4" w:rsidP="00C62041">
            <w:pPr>
              <w:rPr>
                <w:ins w:id="54" w:author="作成者"/>
                <w:rFonts w:ascii="ＭＳ 明朝" w:hAnsi="ＭＳ 明朝"/>
              </w:rPr>
            </w:pPr>
          </w:p>
        </w:tc>
        <w:tc>
          <w:tcPr>
            <w:tcW w:w="3672" w:type="dxa"/>
            <w:tcPrChange w:id="55" w:author="作成者">
              <w:tcPr>
                <w:tcW w:w="3018" w:type="dxa"/>
              </w:tcPr>
            </w:tcPrChange>
          </w:tcPr>
          <w:p w14:paraId="27A2E0A7" w14:textId="59E1D71A" w:rsidR="00735FB4" w:rsidRDefault="00735FB4" w:rsidP="00C62041">
            <w:pPr>
              <w:rPr>
                <w:ins w:id="56" w:author="作成者"/>
                <w:rFonts w:ascii="ＭＳ 明朝" w:hAnsi="ＭＳ 明朝"/>
              </w:rPr>
            </w:pPr>
            <w:ins w:id="57" w:author="作成者">
              <w:r w:rsidRPr="00735FB4">
                <w:rPr>
                  <w:rFonts w:ascii="ＭＳ 明朝" w:hAnsi="ＭＳ 明朝"/>
                </w:rPr>
                <w:t>開発導入一連の作業マニュアルと動作確認</w:t>
              </w:r>
            </w:ins>
          </w:p>
        </w:tc>
      </w:tr>
      <w:tr w:rsidR="00735FB4" w14:paraId="086640DF" w14:textId="77777777" w:rsidTr="009B67C9">
        <w:trPr>
          <w:ins w:id="58" w:author="作成者"/>
        </w:trPr>
        <w:tc>
          <w:tcPr>
            <w:tcW w:w="1555" w:type="dxa"/>
            <w:tcPrChange w:id="59" w:author="作成者">
              <w:tcPr>
                <w:tcW w:w="3018" w:type="dxa"/>
                <w:gridSpan w:val="2"/>
              </w:tcPr>
            </w:tcPrChange>
          </w:tcPr>
          <w:p w14:paraId="0FF26BA0" w14:textId="58FF1C7B" w:rsidR="00735FB4" w:rsidRDefault="00735FB4" w:rsidP="00C62041">
            <w:pPr>
              <w:rPr>
                <w:ins w:id="60" w:author="作成者"/>
                <w:rFonts w:ascii="ＭＳ 明朝" w:hAnsi="ＭＳ 明朝"/>
              </w:rPr>
            </w:pPr>
            <w:ins w:id="61" w:author="作成者">
              <w:r w:rsidRPr="00735FB4">
                <w:rPr>
                  <w:rFonts w:ascii="ＭＳ 明朝" w:hAnsi="ＭＳ 明朝"/>
                </w:rPr>
                <w:t>（お）</w:t>
              </w:r>
            </w:ins>
          </w:p>
        </w:tc>
        <w:tc>
          <w:tcPr>
            <w:tcW w:w="3827" w:type="dxa"/>
            <w:tcPrChange w:id="62" w:author="作成者">
              <w:tcPr>
                <w:tcW w:w="3018" w:type="dxa"/>
                <w:gridSpan w:val="2"/>
              </w:tcPr>
            </w:tcPrChange>
          </w:tcPr>
          <w:p w14:paraId="62178FF9" w14:textId="344527A9" w:rsidR="00735FB4" w:rsidRDefault="00735FB4" w:rsidP="00C62041">
            <w:pPr>
              <w:rPr>
                <w:ins w:id="63" w:author="作成者"/>
                <w:rFonts w:ascii="ＭＳ 明朝" w:hAnsi="ＭＳ 明朝"/>
              </w:rPr>
            </w:pPr>
            <w:ins w:id="64" w:author="作成者">
              <w:r w:rsidRPr="00F62FFB">
                <w:rPr>
                  <w:rFonts w:ascii="ＭＳ 明朝" w:hAnsi="ＭＳ 明朝"/>
                </w:rPr>
                <w:t>サービス全体モニタリング</w:t>
              </w:r>
            </w:ins>
          </w:p>
        </w:tc>
        <w:tc>
          <w:tcPr>
            <w:tcW w:w="3672" w:type="dxa"/>
            <w:tcPrChange w:id="65" w:author="作成者">
              <w:tcPr>
                <w:tcW w:w="3018" w:type="dxa"/>
              </w:tcPr>
            </w:tcPrChange>
          </w:tcPr>
          <w:p w14:paraId="3CFB1BCC" w14:textId="64457B5D" w:rsidR="00735FB4" w:rsidRDefault="00735FB4" w:rsidP="00C62041">
            <w:pPr>
              <w:rPr>
                <w:ins w:id="66" w:author="作成者"/>
                <w:rFonts w:ascii="ＭＳ 明朝" w:hAnsi="ＭＳ 明朝"/>
              </w:rPr>
            </w:pPr>
            <w:ins w:id="67" w:author="作成者">
              <w:r w:rsidRPr="00735FB4">
                <w:rPr>
                  <w:rFonts w:ascii="ＭＳ 明朝" w:hAnsi="ＭＳ 明朝"/>
                </w:rPr>
                <w:t>モニタリングと動作マニュアルと勉強開催</w:t>
              </w:r>
              <w:r w:rsidR="00C11B98">
                <w:rPr>
                  <w:rFonts w:ascii="ＭＳ 明朝" w:hAnsi="ＭＳ 明朝" w:hint="eastAsia"/>
                </w:rPr>
                <w:t>（</w:t>
              </w:r>
              <w:r w:rsidR="00474FD5">
                <w:rPr>
                  <w:rFonts w:ascii="ＭＳ 明朝" w:hAnsi="ＭＳ 明朝" w:hint="eastAsia"/>
                </w:rPr>
                <w:t>３回まで</w:t>
              </w:r>
              <w:del w:id="68" w:author="作成者">
                <w:r w:rsidR="00C11B98" w:rsidDel="00474FD5">
                  <w:rPr>
                    <w:rFonts w:ascii="ＭＳ 明朝" w:hAnsi="ＭＳ 明朝" w:hint="eastAsia"/>
                  </w:rPr>
                  <w:delText>１回</w:delText>
                </w:r>
              </w:del>
              <w:r w:rsidR="00C11B98">
                <w:rPr>
                  <w:rFonts w:ascii="ＭＳ 明朝" w:hAnsi="ＭＳ 明朝" w:hint="eastAsia"/>
                </w:rPr>
                <w:t>、</w:t>
              </w:r>
              <w:r w:rsidR="00474FD5">
                <w:rPr>
                  <w:rFonts w:ascii="ＭＳ 明朝" w:hAnsi="ＭＳ 明朝" w:hint="eastAsia"/>
                </w:rPr>
                <w:t>１回は</w:t>
              </w:r>
              <w:r w:rsidR="00C11B98">
                <w:rPr>
                  <w:rFonts w:ascii="ＭＳ 明朝" w:hAnsi="ＭＳ 明朝" w:hint="eastAsia"/>
                </w:rPr>
                <w:t>2時間）</w:t>
              </w:r>
            </w:ins>
          </w:p>
        </w:tc>
      </w:tr>
    </w:tbl>
    <w:p w14:paraId="722A6A01" w14:textId="0625A28E" w:rsidR="00C62041" w:rsidRPr="00C62041" w:rsidRDefault="00735FB4" w:rsidP="00C62041">
      <w:pPr>
        <w:rPr>
          <w:rFonts w:ascii="ＭＳ 明朝" w:hAnsi="ＭＳ 明朝"/>
        </w:rPr>
      </w:pPr>
      <w:ins w:id="69" w:author="作成者">
        <w:r>
          <w:rPr>
            <w:rFonts w:ascii="ＭＳ 明朝" w:hAnsi="ＭＳ 明朝" w:hint="eastAsia"/>
          </w:rPr>
          <w:br/>
        </w:r>
      </w:ins>
      <w:del w:id="70" w:author="作成者">
        <w:r w:rsidR="00C62041" w:rsidRPr="00C62041" w:rsidDel="00735FB4">
          <w:rPr>
            <w:rFonts w:ascii="ＭＳ 明朝" w:hAnsi="ＭＳ 明朝" w:hint="eastAsia"/>
          </w:rPr>
          <w:delText>但し、</w:delText>
        </w:r>
      </w:del>
      <w:ins w:id="71" w:author="作成者">
        <w:r>
          <w:rPr>
            <w:rFonts w:ascii="ＭＳ 明朝" w:hAnsi="ＭＳ 明朝" w:hint="eastAsia"/>
          </w:rPr>
          <w:t>（２）</w:t>
        </w:r>
      </w:ins>
      <w:r w:rsidR="00C62041" w:rsidRPr="00C62041">
        <w:rPr>
          <w:rFonts w:ascii="ＭＳ 明朝" w:hAnsi="ＭＳ 明朝" w:hint="eastAsia"/>
        </w:rPr>
        <w:t>次の各号に該当する場合には、乙は、甲に対し成果物の納入期限の変更を求めることができるものとする。</w:t>
      </w:r>
    </w:p>
    <w:p w14:paraId="6031A8A4" w14:textId="132A4364" w:rsidR="00C62041" w:rsidRPr="00C62041" w:rsidRDefault="00C62041" w:rsidP="00C62041">
      <w:pPr>
        <w:rPr>
          <w:rFonts w:ascii="ＭＳ 明朝" w:hAnsi="ＭＳ 明朝"/>
        </w:rPr>
      </w:pPr>
      <w:r w:rsidRPr="00C62041">
        <w:rPr>
          <w:rFonts w:ascii="ＭＳ 明朝" w:hAnsi="ＭＳ 明朝" w:hint="eastAsia"/>
        </w:rPr>
        <w:t>（</w:t>
      </w:r>
      <w:ins w:id="72" w:author="作成者">
        <w:r w:rsidR="00735FB4">
          <w:rPr>
            <w:rFonts w:ascii="ＭＳ 明朝" w:hAnsi="ＭＳ 明朝" w:hint="eastAsia"/>
          </w:rPr>
          <w:t>２．</w:t>
        </w:r>
      </w:ins>
      <w:r w:rsidRPr="00C62041">
        <w:rPr>
          <w:rFonts w:ascii="ＭＳ 明朝" w:hAnsi="ＭＳ 明朝" w:hint="eastAsia"/>
        </w:rPr>
        <w:t>１）原始資料その他本件業務遂行に必要な資料、情報、機器等の提供の懈怠、</w:t>
      </w:r>
      <w:r w:rsidRPr="00C62041">
        <w:rPr>
          <w:rFonts w:ascii="ＭＳ 明朝" w:hAnsi="ＭＳ 明朝" w:hint="eastAsia"/>
        </w:rPr>
        <w:lastRenderedPageBreak/>
        <w:t>遅延等のため本件業務の進捗に支障が生じたときであって、その支障の直接的原因又は間接的原因が、乙に起因するものではないとき。</w:t>
      </w:r>
    </w:p>
    <w:p w14:paraId="6C1F7437" w14:textId="4F7E65A9" w:rsidR="00C62041" w:rsidRPr="00C62041" w:rsidRDefault="00C62041" w:rsidP="00C62041">
      <w:pPr>
        <w:rPr>
          <w:rFonts w:ascii="ＭＳ 明朝" w:hAnsi="ＭＳ 明朝"/>
        </w:rPr>
      </w:pPr>
      <w:r w:rsidRPr="00C62041">
        <w:rPr>
          <w:rFonts w:ascii="ＭＳ 明朝" w:hAnsi="ＭＳ 明朝" w:hint="eastAsia"/>
        </w:rPr>
        <w:t>（</w:t>
      </w:r>
      <w:ins w:id="73" w:author="作成者">
        <w:r w:rsidR="00735FB4">
          <w:rPr>
            <w:rFonts w:ascii="ＭＳ 明朝" w:hAnsi="ＭＳ 明朝" w:hint="eastAsia"/>
          </w:rPr>
          <w:t>２．</w:t>
        </w:r>
      </w:ins>
      <w:r w:rsidRPr="00C62041">
        <w:rPr>
          <w:rFonts w:ascii="ＭＳ 明朝" w:hAnsi="ＭＳ 明朝" w:hint="eastAsia"/>
        </w:rPr>
        <w:t>２）甲により、本件業務の内容が変更されたとき。</w:t>
      </w:r>
    </w:p>
    <w:p w14:paraId="0DBA5D9E" w14:textId="390CE190" w:rsidR="00C62041" w:rsidRPr="00C62041" w:rsidRDefault="00C62041" w:rsidP="00C62041">
      <w:pPr>
        <w:rPr>
          <w:rFonts w:ascii="ＭＳ 明朝" w:hAnsi="ＭＳ 明朝"/>
        </w:rPr>
      </w:pPr>
      <w:r w:rsidRPr="00C62041">
        <w:rPr>
          <w:rFonts w:ascii="ＭＳ 明朝" w:hAnsi="ＭＳ 明朝" w:hint="eastAsia"/>
        </w:rPr>
        <w:t>（</w:t>
      </w:r>
      <w:ins w:id="74" w:author="作成者">
        <w:r w:rsidR="00735FB4">
          <w:rPr>
            <w:rFonts w:ascii="ＭＳ 明朝" w:hAnsi="ＭＳ 明朝" w:hint="eastAsia"/>
          </w:rPr>
          <w:t>２．</w:t>
        </w:r>
      </w:ins>
      <w:r w:rsidRPr="00C62041">
        <w:rPr>
          <w:rFonts w:ascii="ＭＳ 明朝" w:hAnsi="ＭＳ 明朝" w:hint="eastAsia"/>
        </w:rPr>
        <w:t>３）天災事変その他の不可抗力によって、納入期限までに成果物を納入することが困難になったとき。</w:t>
      </w:r>
    </w:p>
    <w:p w14:paraId="41A61EC9" w14:textId="77777777" w:rsidR="00C62041" w:rsidRPr="00C62041" w:rsidRDefault="00C62041" w:rsidP="00C62041">
      <w:pPr>
        <w:rPr>
          <w:rFonts w:ascii="ＭＳ 明朝" w:hAnsi="ＭＳ 明朝"/>
        </w:rPr>
      </w:pPr>
    </w:p>
    <w:p w14:paraId="1CF7DB31" w14:textId="77777777" w:rsidR="00C62041" w:rsidRPr="00C62041" w:rsidRDefault="00C62041" w:rsidP="00C62041">
      <w:pPr>
        <w:rPr>
          <w:rFonts w:ascii="ＭＳ 明朝" w:hAnsi="ＭＳ 明朝"/>
        </w:rPr>
      </w:pPr>
      <w:r w:rsidRPr="00C62041">
        <w:rPr>
          <w:rFonts w:ascii="ＭＳ 明朝" w:hAnsi="ＭＳ 明朝" w:hint="eastAsia"/>
        </w:rPr>
        <w:t>（委託料及び支払方法）</w:t>
      </w:r>
    </w:p>
    <w:p w14:paraId="6BA095EE" w14:textId="77777777" w:rsidR="00C62041" w:rsidRPr="00C62041" w:rsidRDefault="00C62041" w:rsidP="00C62041">
      <w:pPr>
        <w:rPr>
          <w:rFonts w:ascii="ＭＳ 明朝" w:hAnsi="ＭＳ 明朝"/>
        </w:rPr>
      </w:pPr>
      <w:r w:rsidRPr="00C62041">
        <w:rPr>
          <w:rFonts w:ascii="ＭＳ 明朝" w:hAnsi="ＭＳ 明朝" w:hint="eastAsia"/>
        </w:rPr>
        <w:t>第５条</w:t>
      </w:r>
    </w:p>
    <w:p w14:paraId="0AA4AEF8" w14:textId="77777777" w:rsidR="00C62041" w:rsidRPr="00C62041" w:rsidRDefault="005235CA" w:rsidP="00C62041">
      <w:pPr>
        <w:rPr>
          <w:rFonts w:ascii="ＭＳ 明朝" w:hAnsi="ＭＳ 明朝"/>
        </w:rPr>
      </w:pPr>
      <w:r>
        <w:rPr>
          <w:rFonts w:ascii="ＭＳ 明朝" w:hAnsi="ＭＳ 明朝" w:hint="eastAsia"/>
        </w:rPr>
        <w:t>（１）</w:t>
      </w:r>
      <w:r w:rsidR="00C62041" w:rsidRPr="00C62041">
        <w:rPr>
          <w:rFonts w:ascii="ＭＳ 明朝" w:hAnsi="ＭＳ 明朝" w:hint="eastAsia"/>
        </w:rPr>
        <w:t>甲は乙に対し、本件業務委託の対価として委託料を支払う。</w:t>
      </w:r>
    </w:p>
    <w:p w14:paraId="6AD91BF6" w14:textId="325B5070" w:rsidR="00C62041" w:rsidRDefault="005235CA" w:rsidP="00C62041">
      <w:pPr>
        <w:rPr>
          <w:rFonts w:ascii="ＭＳ 明朝" w:hAnsi="ＭＳ 明朝"/>
        </w:rPr>
      </w:pPr>
      <w:r>
        <w:rPr>
          <w:rFonts w:ascii="ＭＳ 明朝" w:hAnsi="ＭＳ 明朝" w:hint="eastAsia"/>
        </w:rPr>
        <w:t>（２）</w:t>
      </w:r>
      <w:r w:rsidR="00C62041" w:rsidRPr="00C62041">
        <w:rPr>
          <w:rFonts w:ascii="ＭＳ 明朝" w:hAnsi="ＭＳ 明朝" w:hint="eastAsia"/>
        </w:rPr>
        <w:t>委託料の</w:t>
      </w:r>
      <w:r w:rsidR="00186EA9">
        <w:rPr>
          <w:rFonts w:ascii="ＭＳ 明朝" w:hAnsi="ＭＳ 明朝" w:hint="eastAsia"/>
        </w:rPr>
        <w:t>金額は、</w:t>
      </w:r>
      <w:r w:rsidR="00F62FFB">
        <w:rPr>
          <w:rFonts w:ascii="ＭＳ 明朝" w:hAnsi="ＭＳ 明朝" w:hint="eastAsia"/>
        </w:rPr>
        <w:t>２８</w:t>
      </w:r>
      <w:r w:rsidR="00186EA9">
        <w:rPr>
          <w:rFonts w:ascii="ＭＳ 明朝" w:hAnsi="ＭＳ 明朝" w:hint="eastAsia"/>
        </w:rPr>
        <w:t>,</w:t>
      </w:r>
      <w:r w:rsidR="00543044">
        <w:rPr>
          <w:rFonts w:ascii="ＭＳ 明朝" w:hAnsi="ＭＳ 明朝" w:hint="eastAsia"/>
        </w:rPr>
        <w:t>８</w:t>
      </w:r>
      <w:r w:rsidR="00F62FFB">
        <w:rPr>
          <w:rFonts w:ascii="ＭＳ 明朝" w:hAnsi="ＭＳ 明朝" w:hint="eastAsia"/>
        </w:rPr>
        <w:t>０</w:t>
      </w:r>
      <w:r w:rsidR="00186EA9">
        <w:rPr>
          <w:rFonts w:ascii="ＭＳ 明朝" w:hAnsi="ＭＳ 明朝" w:hint="eastAsia"/>
        </w:rPr>
        <w:t>０，０００（</w:t>
      </w:r>
      <w:r w:rsidR="00F62FFB">
        <w:rPr>
          <w:rFonts w:ascii="ＭＳ 明朝" w:hAnsi="ＭＳ 明朝" w:hint="eastAsia"/>
        </w:rPr>
        <w:t>二千八</w:t>
      </w:r>
      <w:r w:rsidR="00186EA9">
        <w:rPr>
          <w:rFonts w:ascii="ＭＳ 明朝" w:hAnsi="ＭＳ 明朝" w:hint="eastAsia"/>
        </w:rPr>
        <w:t>百</w:t>
      </w:r>
      <w:r w:rsidR="00543044">
        <w:rPr>
          <w:rFonts w:ascii="ＭＳ 明朝" w:hAnsi="ＭＳ 明朝" w:hint="eastAsia"/>
        </w:rPr>
        <w:t>八十</w:t>
      </w:r>
      <w:r w:rsidR="00186EA9">
        <w:rPr>
          <w:rFonts w:ascii="ＭＳ 明朝" w:hAnsi="ＭＳ 明朝" w:hint="eastAsia"/>
        </w:rPr>
        <w:t>万）円</w:t>
      </w:r>
      <w:r w:rsidR="00C62041" w:rsidRPr="00C62041">
        <w:rPr>
          <w:rFonts w:ascii="ＭＳ 明朝" w:hAnsi="ＭＳ 明朝" w:hint="eastAsia"/>
        </w:rPr>
        <w:t>とし、その支払方法等については、</w:t>
      </w:r>
      <w:r>
        <w:rPr>
          <w:rFonts w:ascii="ＭＳ 明朝" w:hAnsi="ＭＳ 明朝" w:hint="eastAsia"/>
        </w:rPr>
        <w:t>下記の通り実施する</w:t>
      </w:r>
      <w:r w:rsidR="00C62041" w:rsidRPr="00C62041">
        <w:rPr>
          <w:rFonts w:ascii="ＭＳ 明朝" w:hAnsi="ＭＳ 明朝" w:hint="eastAsia"/>
        </w:rPr>
        <w:t>。</w:t>
      </w:r>
    </w:p>
    <w:p w14:paraId="7F706E2D" w14:textId="4FABC255" w:rsidR="00F62FFB" w:rsidRDefault="00F62FFB" w:rsidP="00C62041">
      <w:pPr>
        <w:rPr>
          <w:rFonts w:ascii="ＭＳ 明朝" w:hAnsi="ＭＳ 明朝"/>
        </w:rPr>
      </w:pPr>
      <w:r>
        <w:rPr>
          <w:rFonts w:ascii="ＭＳ 明朝" w:hAnsi="ＭＳ 明朝" w:hint="eastAsia"/>
        </w:rPr>
        <w:t>（２．１）開発機能を大きく分けて下記のように分類する。</w:t>
      </w:r>
    </w:p>
    <w:p w14:paraId="5A7489DD" w14:textId="77777777" w:rsidR="00F62FFB" w:rsidRPr="00F62FFB" w:rsidRDefault="00F62FFB" w:rsidP="00F62FFB">
      <w:pPr>
        <w:rPr>
          <w:rFonts w:ascii="ＭＳ 明朝" w:hAnsi="ＭＳ 明朝"/>
        </w:rPr>
      </w:pPr>
      <w:r w:rsidRPr="00F62FFB">
        <w:rPr>
          <w:rFonts w:ascii="ＭＳ 明朝" w:hAnsi="ＭＳ 明朝"/>
        </w:rPr>
        <w:t>（あ）Static QRトランザクション</w:t>
      </w:r>
    </w:p>
    <w:p w14:paraId="43D9DA45" w14:textId="77777777" w:rsidR="00F62FFB" w:rsidRPr="00F62FFB" w:rsidRDefault="00F62FFB" w:rsidP="00F62FFB">
      <w:pPr>
        <w:rPr>
          <w:rFonts w:ascii="ＭＳ 明朝" w:hAnsi="ＭＳ 明朝"/>
        </w:rPr>
      </w:pPr>
      <w:r w:rsidRPr="00F62FFB">
        <w:rPr>
          <w:rFonts w:ascii="ＭＳ 明朝" w:hAnsi="ＭＳ 明朝"/>
        </w:rPr>
        <w:t>（い）ウォレット</w:t>
      </w:r>
    </w:p>
    <w:p w14:paraId="179773FE" w14:textId="77777777" w:rsidR="00F62FFB" w:rsidRPr="00F62FFB" w:rsidRDefault="00F62FFB" w:rsidP="00F62FFB">
      <w:pPr>
        <w:rPr>
          <w:rFonts w:ascii="ＭＳ 明朝" w:hAnsi="ＭＳ 明朝"/>
        </w:rPr>
      </w:pPr>
      <w:r w:rsidRPr="00F62FFB">
        <w:rPr>
          <w:rFonts w:ascii="ＭＳ 明朝" w:hAnsi="ＭＳ 明朝"/>
        </w:rPr>
        <w:t>（う）クレーム処理、トランザクション修正システム</w:t>
      </w:r>
    </w:p>
    <w:p w14:paraId="28499278" w14:textId="77777777" w:rsidR="00F62FFB" w:rsidRPr="00F62FFB" w:rsidRDefault="00F62FFB" w:rsidP="00F62FFB">
      <w:pPr>
        <w:rPr>
          <w:rFonts w:ascii="ＭＳ 明朝" w:hAnsi="ＭＳ 明朝"/>
        </w:rPr>
      </w:pPr>
      <w:r w:rsidRPr="00F62FFB">
        <w:rPr>
          <w:rFonts w:ascii="ＭＳ 明朝" w:hAnsi="ＭＳ 明朝"/>
        </w:rPr>
        <w:t>（え）Dev-Opsモニタリングシステム</w:t>
      </w:r>
    </w:p>
    <w:p w14:paraId="587FC384" w14:textId="2984CC1A" w:rsidR="00F62FFB" w:rsidRDefault="00F62FFB" w:rsidP="00F62FFB">
      <w:pPr>
        <w:rPr>
          <w:rFonts w:ascii="ＭＳ 明朝" w:hAnsi="ＭＳ 明朝"/>
        </w:rPr>
      </w:pPr>
      <w:r w:rsidRPr="00F62FFB">
        <w:rPr>
          <w:rFonts w:ascii="ＭＳ 明朝" w:hAnsi="ＭＳ 明朝"/>
        </w:rPr>
        <w:t>（お）サービス全体モニタリング</w:t>
      </w:r>
    </w:p>
    <w:p w14:paraId="48D4510F" w14:textId="77777777" w:rsidR="00F62FFB" w:rsidRDefault="005235CA" w:rsidP="00F62FFB">
      <w:pPr>
        <w:rPr>
          <w:rFonts w:ascii="ＭＳ 明朝" w:hAnsi="ＭＳ 明朝"/>
        </w:rPr>
      </w:pPr>
      <w:r>
        <w:rPr>
          <w:rFonts w:ascii="ＭＳ 明朝" w:hAnsi="ＭＳ 明朝" w:hint="eastAsia"/>
        </w:rPr>
        <w:t>（２．</w:t>
      </w:r>
      <w:r w:rsidR="00F62FFB">
        <w:rPr>
          <w:rFonts w:ascii="ＭＳ 明朝" w:hAnsi="ＭＳ 明朝" w:hint="eastAsia"/>
        </w:rPr>
        <w:t>２</w:t>
      </w:r>
      <w:r>
        <w:rPr>
          <w:rFonts w:ascii="ＭＳ 明朝" w:hAnsi="ＭＳ 明朝" w:hint="eastAsia"/>
        </w:rPr>
        <w:t>）契約締結</w:t>
      </w:r>
      <w:r w:rsidR="00DD0992">
        <w:rPr>
          <w:rFonts w:ascii="ＭＳ 明朝" w:hAnsi="ＭＳ 明朝" w:hint="eastAsia"/>
        </w:rPr>
        <w:t>後の</w:t>
      </w:r>
      <w:r w:rsidR="00F62FFB">
        <w:rPr>
          <w:rFonts w:ascii="ＭＳ 明朝" w:hAnsi="ＭＳ 明朝" w:hint="eastAsia"/>
        </w:rPr>
        <w:t>５</w:t>
      </w:r>
      <w:r w:rsidR="00DD0992">
        <w:rPr>
          <w:rFonts w:ascii="ＭＳ 明朝" w:hAnsi="ＭＳ 明朝" w:hint="eastAsia"/>
        </w:rPr>
        <w:t>営業日以内</w:t>
      </w:r>
      <w:r>
        <w:rPr>
          <w:rFonts w:ascii="ＭＳ 明朝" w:hAnsi="ＭＳ 明朝" w:hint="eastAsia"/>
        </w:rPr>
        <w:t>に</w:t>
      </w:r>
      <w:r w:rsidR="00F62FFB">
        <w:rPr>
          <w:rFonts w:ascii="ＭＳ 明朝" w:hAnsi="ＭＳ 明朝" w:hint="eastAsia"/>
        </w:rPr>
        <w:t>２</w:t>
      </w:r>
      <w:r>
        <w:rPr>
          <w:rFonts w:ascii="ＭＳ 明朝" w:hAnsi="ＭＳ 明朝" w:hint="eastAsia"/>
        </w:rPr>
        <w:t>０％を支払う。</w:t>
      </w:r>
    </w:p>
    <w:p w14:paraId="1436847E" w14:textId="78EF1C65" w:rsidR="00F62FFB" w:rsidRDefault="00F62FFB" w:rsidP="00F62FFB">
      <w:pPr>
        <w:rPr>
          <w:rFonts w:ascii="ＭＳ 明朝" w:hAnsi="ＭＳ 明朝"/>
        </w:rPr>
      </w:pPr>
      <w:r>
        <w:rPr>
          <w:rFonts w:ascii="ＭＳ 明朝" w:hAnsi="ＭＳ 明朝" w:hint="eastAsia"/>
        </w:rPr>
        <w:t>（２．３）</w:t>
      </w:r>
      <w:r w:rsidR="00691BFE" w:rsidRPr="00691BFE">
        <w:rPr>
          <w:rFonts w:ascii="ＭＳ 明朝" w:hAnsi="ＭＳ 明朝"/>
        </w:rPr>
        <w:t>分類（あ）、（い）のβリリース後の</w:t>
      </w:r>
      <w:r w:rsidR="00691BFE">
        <w:rPr>
          <w:rFonts w:ascii="ＭＳ 明朝" w:hAnsi="ＭＳ 明朝" w:hint="eastAsia"/>
        </w:rPr>
        <w:t>５</w:t>
      </w:r>
      <w:r>
        <w:rPr>
          <w:rFonts w:ascii="ＭＳ 明朝" w:hAnsi="ＭＳ 明朝" w:hint="eastAsia"/>
        </w:rPr>
        <w:t>営業日以内に２０％を支払う。</w:t>
      </w:r>
    </w:p>
    <w:p w14:paraId="26128B3A" w14:textId="7BC74F0D" w:rsidR="005235CA" w:rsidRDefault="00691BFE" w:rsidP="005235CA">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（但し、コアシステムによる遅れが生じた場合に待たずに次に進む）</w:t>
      </w:r>
    </w:p>
    <w:p w14:paraId="475AB801" w14:textId="3C104DA6" w:rsidR="00691BFE" w:rsidRDefault="00691BFE" w:rsidP="00691BFE">
      <w:pPr>
        <w:rPr>
          <w:rFonts w:ascii="ＭＳ 明朝" w:hAnsi="ＭＳ 明朝"/>
        </w:rPr>
      </w:pPr>
      <w:r>
        <w:rPr>
          <w:rFonts w:ascii="ＭＳ 明朝" w:hAnsi="ＭＳ 明朝" w:hint="eastAsia"/>
        </w:rPr>
        <w:t>（２．４）</w:t>
      </w:r>
      <w:r w:rsidRPr="00691BFE">
        <w:rPr>
          <w:rFonts w:ascii="ＭＳ 明朝" w:hAnsi="ＭＳ 明朝"/>
        </w:rPr>
        <w:t>分類（う）、（え）のβリリース後の</w:t>
      </w:r>
      <w:r>
        <w:rPr>
          <w:rFonts w:ascii="ＭＳ 明朝" w:hAnsi="ＭＳ 明朝" w:hint="eastAsia"/>
        </w:rPr>
        <w:t>５営業日以内に２０％を支払う。</w:t>
      </w:r>
    </w:p>
    <w:p w14:paraId="534CE0D9" w14:textId="118F164F" w:rsidR="00691BFE" w:rsidRDefault="00691BFE" w:rsidP="005235CA">
      <w:pPr>
        <w:rPr>
          <w:rFonts w:ascii="ＭＳ 明朝" w:hAnsi="ＭＳ 明朝"/>
        </w:rPr>
      </w:pPr>
      <w:r>
        <w:rPr>
          <w:rFonts w:ascii="ＭＳ 明朝" w:hAnsi="ＭＳ 明朝" w:hint="eastAsia"/>
        </w:rPr>
        <w:t>（２．５）</w:t>
      </w:r>
      <w:r w:rsidRPr="00691BFE">
        <w:rPr>
          <w:rFonts w:ascii="ＭＳ 明朝" w:hAnsi="ＭＳ 明朝"/>
        </w:rPr>
        <w:t>分類（あ）、（い）、（う）、（え）の正式リリース後の</w:t>
      </w:r>
      <w:r>
        <w:rPr>
          <w:rFonts w:ascii="ＭＳ 明朝" w:hAnsi="ＭＳ 明朝" w:hint="eastAsia"/>
        </w:rPr>
        <w:t>５営業日以内に２０％を支払う。</w:t>
      </w:r>
    </w:p>
    <w:p w14:paraId="76F80C54" w14:textId="67ABA44C" w:rsidR="00691BFE" w:rsidRDefault="00691BFE" w:rsidP="00691BFE">
      <w:pPr>
        <w:rPr>
          <w:rFonts w:ascii="ＭＳ 明朝" w:hAnsi="ＭＳ 明朝"/>
        </w:rPr>
      </w:pPr>
      <w:r>
        <w:rPr>
          <w:rFonts w:ascii="ＭＳ 明朝" w:hAnsi="ＭＳ 明朝" w:hint="eastAsia"/>
        </w:rPr>
        <w:t>（２．６）</w:t>
      </w:r>
      <w:r w:rsidRPr="00691BFE">
        <w:rPr>
          <w:rFonts w:ascii="ＭＳ 明朝" w:hAnsi="ＭＳ 明朝"/>
        </w:rPr>
        <w:t>分類（お）の正式準備完了、引き渡し後の</w:t>
      </w:r>
      <w:r>
        <w:rPr>
          <w:rFonts w:ascii="ＭＳ 明朝" w:hAnsi="ＭＳ 明朝" w:hint="eastAsia"/>
        </w:rPr>
        <w:t>５</w:t>
      </w:r>
      <w:r w:rsidRPr="00691BFE">
        <w:rPr>
          <w:rFonts w:ascii="ＭＳ 明朝" w:hAnsi="ＭＳ 明朝"/>
        </w:rPr>
        <w:t>営業日以内</w:t>
      </w:r>
      <w:r>
        <w:rPr>
          <w:rFonts w:ascii="ＭＳ 明朝" w:hAnsi="ＭＳ 明朝" w:hint="eastAsia"/>
        </w:rPr>
        <w:t>に残りの２０％を支払う。</w:t>
      </w:r>
    </w:p>
    <w:p w14:paraId="60981400" w14:textId="77777777" w:rsidR="005235CA" w:rsidRPr="005235CA" w:rsidRDefault="005235CA" w:rsidP="005235CA">
      <w:pPr>
        <w:rPr>
          <w:rFonts w:ascii="ＭＳ 明朝" w:hAnsi="ＭＳ 明朝"/>
        </w:rPr>
      </w:pPr>
    </w:p>
    <w:p w14:paraId="4544312C" w14:textId="77777777" w:rsidR="00C62041" w:rsidRPr="00C62041" w:rsidRDefault="00C62041" w:rsidP="00C62041">
      <w:pPr>
        <w:rPr>
          <w:rFonts w:ascii="ＭＳ 明朝" w:hAnsi="ＭＳ 明朝"/>
        </w:rPr>
      </w:pPr>
    </w:p>
    <w:p w14:paraId="641F3169" w14:textId="77777777" w:rsidR="00C62041" w:rsidRPr="00C62041" w:rsidRDefault="00C62041" w:rsidP="00C62041">
      <w:pPr>
        <w:rPr>
          <w:rFonts w:ascii="ＭＳ 明朝" w:hAnsi="ＭＳ 明朝"/>
        </w:rPr>
      </w:pPr>
      <w:r w:rsidRPr="00C62041">
        <w:rPr>
          <w:rFonts w:ascii="ＭＳ 明朝" w:hAnsi="ＭＳ 明朝" w:hint="eastAsia"/>
        </w:rPr>
        <w:t>（委託料の変更）</w:t>
      </w:r>
    </w:p>
    <w:p w14:paraId="1BB76D7A" w14:textId="77777777" w:rsidR="00C62041" w:rsidRPr="00C62041" w:rsidRDefault="00C62041" w:rsidP="00C62041">
      <w:pPr>
        <w:rPr>
          <w:rFonts w:ascii="ＭＳ 明朝" w:hAnsi="ＭＳ 明朝"/>
        </w:rPr>
      </w:pPr>
      <w:r w:rsidRPr="00C62041">
        <w:rPr>
          <w:rFonts w:ascii="ＭＳ 明朝" w:hAnsi="ＭＳ 明朝" w:hint="eastAsia"/>
        </w:rPr>
        <w:t>第６条　乙は、次の各号のいずれかに該当する場合には、該当することとなった日から</w:t>
      </w:r>
      <w:r w:rsidR="003C729B">
        <w:rPr>
          <w:rFonts w:ascii="ＭＳ 明朝" w:hAnsi="ＭＳ 明朝" w:hint="eastAsia"/>
        </w:rPr>
        <w:t>90</w:t>
      </w:r>
      <w:r w:rsidRPr="00C62041">
        <w:rPr>
          <w:rFonts w:ascii="ＭＳ 明朝" w:hAnsi="ＭＳ 明朝" w:hint="eastAsia"/>
        </w:rPr>
        <w:t>日以内に、甲に再度見積書を提出することにより、甲に対して委託料の変更を請求することができるものとする。</w:t>
      </w:r>
    </w:p>
    <w:p w14:paraId="66EF9D1C" w14:textId="77777777" w:rsidR="00C62041" w:rsidRPr="00C62041" w:rsidRDefault="00C62041" w:rsidP="00C62041">
      <w:pPr>
        <w:rPr>
          <w:rFonts w:ascii="ＭＳ 明朝" w:hAnsi="ＭＳ 明朝"/>
        </w:rPr>
      </w:pPr>
      <w:r w:rsidRPr="00C62041">
        <w:rPr>
          <w:rFonts w:ascii="ＭＳ 明朝" w:hAnsi="ＭＳ 明朝" w:hint="eastAsia"/>
        </w:rPr>
        <w:t>（１）甲に起因する原因により、甲がソフトウェアの仕様を変更するとき。</w:t>
      </w:r>
    </w:p>
    <w:p w14:paraId="116B396E" w14:textId="77777777" w:rsidR="00C62041" w:rsidRPr="00C62041" w:rsidRDefault="00C62041" w:rsidP="00C62041">
      <w:pPr>
        <w:rPr>
          <w:rFonts w:ascii="ＭＳ 明朝" w:hAnsi="ＭＳ 明朝"/>
        </w:rPr>
      </w:pPr>
      <w:r w:rsidRPr="00C62041">
        <w:rPr>
          <w:rFonts w:ascii="ＭＳ 明朝" w:hAnsi="ＭＳ 明朝" w:hint="eastAsia"/>
        </w:rPr>
        <w:t>（２）甲に起因する原因により、甲が成果物の納入期限を変更するとき。</w:t>
      </w:r>
    </w:p>
    <w:p w14:paraId="5986E6E8" w14:textId="77777777" w:rsidR="00C62041" w:rsidRPr="00C62041" w:rsidRDefault="00C62041" w:rsidP="00C62041">
      <w:pPr>
        <w:rPr>
          <w:rFonts w:ascii="ＭＳ 明朝" w:hAnsi="ＭＳ 明朝"/>
        </w:rPr>
      </w:pPr>
      <w:r w:rsidRPr="00C62041">
        <w:rPr>
          <w:rFonts w:ascii="ＭＳ 明朝" w:hAnsi="ＭＳ 明朝" w:hint="eastAsia"/>
        </w:rPr>
        <w:t>（３）甲が提供する原始資料の過誤等により、乙の開発費用が増加したとき。</w:t>
      </w:r>
    </w:p>
    <w:p w14:paraId="27554A18" w14:textId="77777777" w:rsidR="00C62041" w:rsidRPr="00C62041" w:rsidRDefault="00C62041" w:rsidP="00C62041">
      <w:pPr>
        <w:rPr>
          <w:rFonts w:ascii="ＭＳ 明朝" w:hAnsi="ＭＳ 明朝"/>
        </w:rPr>
      </w:pPr>
    </w:p>
    <w:p w14:paraId="0E083F35" w14:textId="77777777" w:rsidR="00C62041" w:rsidRPr="00C62041" w:rsidRDefault="00C62041" w:rsidP="00C62041">
      <w:pPr>
        <w:rPr>
          <w:rFonts w:ascii="ＭＳ 明朝" w:hAnsi="ＭＳ 明朝"/>
        </w:rPr>
      </w:pPr>
      <w:r w:rsidRPr="00C62041">
        <w:rPr>
          <w:rFonts w:ascii="ＭＳ 明朝" w:hAnsi="ＭＳ 明朝" w:hint="eastAsia"/>
        </w:rPr>
        <w:t>（原始資料等の提供）</w:t>
      </w:r>
    </w:p>
    <w:p w14:paraId="6D6D887A" w14:textId="77777777" w:rsidR="00C62041" w:rsidRPr="00C62041" w:rsidRDefault="00C62041" w:rsidP="00C62041">
      <w:pPr>
        <w:rPr>
          <w:rFonts w:ascii="ＭＳ 明朝" w:hAnsi="ＭＳ 明朝"/>
        </w:rPr>
      </w:pPr>
      <w:r w:rsidRPr="00C62041">
        <w:rPr>
          <w:rFonts w:ascii="ＭＳ 明朝" w:hAnsi="ＭＳ 明朝" w:hint="eastAsia"/>
        </w:rPr>
        <w:t>第７条　甲は乙に対し、原始資料、及び本件業務遂行に対し必要な原始資料以外の資料、機器等（以下「原始資料等」という）を、無償で貸与、開示等して提供するものとする。</w:t>
      </w:r>
    </w:p>
    <w:p w14:paraId="1E19A151" w14:textId="77777777" w:rsidR="00C62041" w:rsidRPr="00C62041" w:rsidRDefault="00C62041" w:rsidP="00C62041">
      <w:pPr>
        <w:rPr>
          <w:rFonts w:ascii="ＭＳ 明朝" w:hAnsi="ＭＳ 明朝"/>
        </w:rPr>
      </w:pPr>
    </w:p>
    <w:p w14:paraId="584E509B" w14:textId="77777777" w:rsidR="00C62041" w:rsidRPr="00C62041" w:rsidRDefault="00C62041" w:rsidP="00C62041">
      <w:pPr>
        <w:rPr>
          <w:rFonts w:ascii="ＭＳ 明朝" w:hAnsi="ＭＳ 明朝"/>
        </w:rPr>
      </w:pPr>
      <w:r w:rsidRPr="00C62041">
        <w:rPr>
          <w:rFonts w:ascii="ＭＳ 明朝" w:hAnsi="ＭＳ 明朝" w:hint="eastAsia"/>
        </w:rPr>
        <w:t>（原始資料等の保管管理）</w:t>
      </w:r>
    </w:p>
    <w:p w14:paraId="1E203599" w14:textId="428B2C5D" w:rsidR="00187985" w:rsidRPr="00187985" w:rsidRDefault="00C62041" w:rsidP="00187985">
      <w:pPr>
        <w:rPr>
          <w:ins w:id="75" w:author="作成者"/>
          <w:rFonts w:ascii="ＭＳ 明朝" w:hAnsi="ＭＳ 明朝"/>
          <w:lang/>
        </w:rPr>
      </w:pPr>
      <w:r w:rsidRPr="00C62041">
        <w:rPr>
          <w:rFonts w:ascii="ＭＳ 明朝" w:hAnsi="ＭＳ 明朝" w:hint="eastAsia"/>
        </w:rPr>
        <w:t>第８条　乙は原始資料等を、善良な管理者の注意義務をもって管理、保管し、本件業務の遂行以外の目的には、一切使用しないものとする。</w:t>
      </w:r>
      <w:ins w:id="76" w:author="作成者">
        <w:r w:rsidR="00187985" w:rsidRPr="00187985">
          <w:rPr>
            <w:rFonts w:ascii="ＭＳ 明朝" w:hAnsi="ＭＳ 明朝"/>
            <w:lang/>
          </w:rPr>
          <w:t>乙は本契約終了後1年間、開発環境、技術資料、ソースコードのバックアップを保管する</w:t>
        </w:r>
        <w:r w:rsidR="00A65079">
          <w:rPr>
            <w:rFonts w:ascii="ＭＳ 明朝" w:hAnsi="ＭＳ 明朝" w:hint="eastAsia"/>
            <w:lang/>
          </w:rPr>
          <w:t>。</w:t>
        </w:r>
      </w:ins>
    </w:p>
    <w:p w14:paraId="4F771C48" w14:textId="54B4F96F" w:rsidR="00C62041" w:rsidRPr="009B67C9" w:rsidRDefault="00C62041" w:rsidP="00C62041">
      <w:pPr>
        <w:rPr>
          <w:rFonts w:ascii="ＭＳ 明朝" w:hAnsi="ＭＳ 明朝"/>
          <w:lang/>
          <w:rPrChange w:id="77" w:author="作成者">
            <w:rPr>
              <w:rFonts w:ascii="ＭＳ 明朝" w:hAnsi="ＭＳ 明朝"/>
            </w:rPr>
          </w:rPrChange>
        </w:rPr>
      </w:pPr>
    </w:p>
    <w:p w14:paraId="2784C50F" w14:textId="77777777" w:rsidR="00C62041" w:rsidRPr="00C62041" w:rsidRDefault="00C62041" w:rsidP="00C62041">
      <w:pPr>
        <w:rPr>
          <w:rFonts w:ascii="ＭＳ 明朝" w:hAnsi="ＭＳ 明朝"/>
        </w:rPr>
      </w:pPr>
    </w:p>
    <w:p w14:paraId="2B888E31" w14:textId="77777777" w:rsidR="00C62041" w:rsidRPr="00C62041" w:rsidRDefault="00C62041" w:rsidP="00C62041">
      <w:pPr>
        <w:rPr>
          <w:rFonts w:ascii="ＭＳ 明朝" w:hAnsi="ＭＳ 明朝"/>
        </w:rPr>
      </w:pPr>
      <w:r w:rsidRPr="00C62041">
        <w:rPr>
          <w:rFonts w:ascii="ＭＳ 明朝" w:hAnsi="ＭＳ 明朝" w:hint="eastAsia"/>
        </w:rPr>
        <w:t>（原始資料等の返却）</w:t>
      </w:r>
    </w:p>
    <w:p w14:paraId="30C3BB0E"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９</w:t>
      </w:r>
      <w:r w:rsidRPr="00C62041">
        <w:rPr>
          <w:rFonts w:ascii="ＭＳ 明朝" w:hAnsi="ＭＳ 明朝" w:hint="eastAsia"/>
        </w:rPr>
        <w:t>条　乙は、本件業務終了後</w:t>
      </w:r>
      <w:r w:rsidR="006E325C">
        <w:rPr>
          <w:rFonts w:ascii="ＭＳ 明朝" w:hAnsi="ＭＳ 明朝" w:hint="eastAsia"/>
        </w:rPr>
        <w:t>10</w:t>
      </w:r>
      <w:r w:rsidRPr="00C62041">
        <w:rPr>
          <w:rFonts w:ascii="ＭＳ 明朝" w:hAnsi="ＭＳ 明朝" w:hint="eastAsia"/>
        </w:rPr>
        <w:t>日以内に、原始資料等を甲に返却するものとする。</w:t>
      </w:r>
    </w:p>
    <w:p w14:paraId="5FEBC5FA" w14:textId="77777777" w:rsidR="00C62041" w:rsidRPr="00C62041" w:rsidRDefault="00C62041" w:rsidP="00C62041">
      <w:pPr>
        <w:rPr>
          <w:rFonts w:ascii="ＭＳ 明朝" w:hAnsi="ＭＳ 明朝"/>
        </w:rPr>
      </w:pPr>
    </w:p>
    <w:p w14:paraId="7316E301" w14:textId="77777777" w:rsidR="00C62041" w:rsidRPr="00C62041" w:rsidRDefault="00C62041" w:rsidP="00C62041">
      <w:pPr>
        <w:rPr>
          <w:rFonts w:ascii="ＭＳ 明朝" w:hAnsi="ＭＳ 明朝"/>
        </w:rPr>
      </w:pPr>
      <w:r w:rsidRPr="00C62041">
        <w:rPr>
          <w:rFonts w:ascii="ＭＳ 明朝" w:hAnsi="ＭＳ 明朝" w:hint="eastAsia"/>
        </w:rPr>
        <w:t>（開発場所）</w:t>
      </w:r>
    </w:p>
    <w:p w14:paraId="500F9FBD"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１０</w:t>
      </w:r>
      <w:r w:rsidRPr="00C62041">
        <w:rPr>
          <w:rFonts w:ascii="ＭＳ 明朝" w:hAnsi="ＭＳ 明朝" w:hint="eastAsia"/>
        </w:rPr>
        <w:t>条　乙は、乙の事業所内において本件業務を遂行するものとする。</w:t>
      </w:r>
    </w:p>
    <w:p w14:paraId="026FF19A" w14:textId="77777777" w:rsidR="00C62041" w:rsidRPr="00C62041" w:rsidRDefault="00C62041" w:rsidP="00C62041">
      <w:pPr>
        <w:rPr>
          <w:rFonts w:ascii="ＭＳ 明朝" w:hAnsi="ＭＳ 明朝"/>
        </w:rPr>
      </w:pPr>
    </w:p>
    <w:p w14:paraId="1B944F8E" w14:textId="77777777" w:rsidR="00C62041" w:rsidRPr="00C62041" w:rsidRDefault="00C62041" w:rsidP="00C62041">
      <w:pPr>
        <w:rPr>
          <w:rFonts w:ascii="ＭＳ 明朝" w:hAnsi="ＭＳ 明朝"/>
        </w:rPr>
      </w:pPr>
      <w:r w:rsidRPr="00C62041">
        <w:rPr>
          <w:rFonts w:ascii="ＭＳ 明朝" w:hAnsi="ＭＳ 明朝" w:hint="eastAsia"/>
        </w:rPr>
        <w:t>（連絡担当者）</w:t>
      </w:r>
    </w:p>
    <w:p w14:paraId="23BCAD51"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１１</w:t>
      </w:r>
      <w:r w:rsidRPr="00C62041">
        <w:rPr>
          <w:rFonts w:ascii="ＭＳ 明朝" w:hAnsi="ＭＳ 明朝" w:hint="eastAsia"/>
        </w:rPr>
        <w:t>条</w:t>
      </w:r>
    </w:p>
    <w:p w14:paraId="1851C5C9" w14:textId="77777777" w:rsidR="00C62041" w:rsidRPr="00C62041" w:rsidRDefault="006E325C" w:rsidP="00C62041">
      <w:pPr>
        <w:rPr>
          <w:rFonts w:ascii="ＭＳ 明朝" w:hAnsi="ＭＳ 明朝"/>
        </w:rPr>
      </w:pPr>
      <w:r>
        <w:rPr>
          <w:rFonts w:ascii="ＭＳ 明朝" w:hAnsi="ＭＳ 明朝" w:hint="eastAsia"/>
        </w:rPr>
        <w:t>（１）</w:t>
      </w:r>
      <w:r w:rsidR="00C62041" w:rsidRPr="00C62041">
        <w:rPr>
          <w:rFonts w:ascii="ＭＳ 明朝" w:hAnsi="ＭＳ 明朝" w:hint="eastAsia"/>
        </w:rPr>
        <w:t>甲及び乙は、本件業務の連絡担当者を定め、書面</w:t>
      </w:r>
      <w:r>
        <w:rPr>
          <w:rFonts w:ascii="ＭＳ 明朝" w:hAnsi="ＭＳ 明朝" w:hint="eastAsia"/>
        </w:rPr>
        <w:t>、電子メール、コミュニケーションツール</w:t>
      </w:r>
      <w:r w:rsidR="00C62041" w:rsidRPr="00C62041">
        <w:rPr>
          <w:rFonts w:ascii="ＭＳ 明朝" w:hAnsi="ＭＳ 明朝" w:hint="eastAsia"/>
        </w:rPr>
        <w:t>により相手方に通知するものとする。</w:t>
      </w:r>
    </w:p>
    <w:p w14:paraId="141D5CD4" w14:textId="77777777" w:rsidR="00C62041" w:rsidRPr="00C62041" w:rsidRDefault="006E325C" w:rsidP="00C62041">
      <w:pPr>
        <w:rPr>
          <w:rFonts w:ascii="ＭＳ 明朝" w:hAnsi="ＭＳ 明朝"/>
        </w:rPr>
      </w:pPr>
      <w:r>
        <w:rPr>
          <w:rFonts w:ascii="ＭＳ 明朝" w:hAnsi="ＭＳ 明朝" w:hint="eastAsia"/>
        </w:rPr>
        <w:t>（２）</w:t>
      </w:r>
      <w:r w:rsidR="00C62041" w:rsidRPr="00C62041">
        <w:rPr>
          <w:rFonts w:ascii="ＭＳ 明朝" w:hAnsi="ＭＳ 明朝" w:hint="eastAsia"/>
        </w:rPr>
        <w:t>本件業務遂行のための連絡、確認等は、原則として前条の連絡担当者を通じて行うものとする。</w:t>
      </w:r>
    </w:p>
    <w:p w14:paraId="457EFC52" w14:textId="77777777" w:rsidR="00C62041" w:rsidRPr="00C62041" w:rsidRDefault="00C62041" w:rsidP="00C62041">
      <w:pPr>
        <w:rPr>
          <w:rFonts w:ascii="ＭＳ 明朝" w:hAnsi="ＭＳ 明朝"/>
        </w:rPr>
      </w:pPr>
    </w:p>
    <w:p w14:paraId="33A29E52" w14:textId="77777777" w:rsidR="00C62041" w:rsidRPr="00C62041" w:rsidRDefault="00C62041" w:rsidP="00C62041">
      <w:pPr>
        <w:rPr>
          <w:rFonts w:ascii="ＭＳ 明朝" w:hAnsi="ＭＳ 明朝"/>
        </w:rPr>
      </w:pPr>
      <w:r w:rsidRPr="00C62041">
        <w:rPr>
          <w:rFonts w:ascii="ＭＳ 明朝" w:hAnsi="ＭＳ 明朝" w:hint="eastAsia"/>
        </w:rPr>
        <w:t>（秘密情報保持）</w:t>
      </w:r>
    </w:p>
    <w:p w14:paraId="00A0830A"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１２</w:t>
      </w:r>
      <w:r w:rsidRPr="00C62041">
        <w:rPr>
          <w:rFonts w:ascii="ＭＳ 明朝" w:hAnsi="ＭＳ 明朝" w:hint="eastAsia"/>
        </w:rPr>
        <w:t>条</w:t>
      </w:r>
    </w:p>
    <w:p w14:paraId="28CFC28B" w14:textId="77777777" w:rsidR="00C62041" w:rsidRPr="00C62041" w:rsidRDefault="006E325C" w:rsidP="00C62041">
      <w:pPr>
        <w:rPr>
          <w:rFonts w:ascii="ＭＳ 明朝" w:hAnsi="ＭＳ 明朝"/>
        </w:rPr>
      </w:pPr>
      <w:r>
        <w:rPr>
          <w:rFonts w:ascii="ＭＳ 明朝" w:hAnsi="ＭＳ 明朝" w:hint="eastAsia"/>
        </w:rPr>
        <w:t>（１）</w:t>
      </w:r>
      <w:r w:rsidR="00C62041" w:rsidRPr="00C62041">
        <w:rPr>
          <w:rFonts w:ascii="ＭＳ 明朝" w:hAnsi="ＭＳ 明朝" w:hint="eastAsia"/>
        </w:rPr>
        <w:t>甲及び乙は、本件業務遂行のため相手方より提供を受けた技術上又は営業上その他業務上の情報のうち、相手方が特に秘密である旨書面で指定した情報（以下「秘密情報」という）を第三者に開示又は漏洩してはならない。但し、次の各号のいずれか一つに該当する情報についてはこの限りではない。</w:t>
      </w:r>
    </w:p>
    <w:p w14:paraId="456712E8" w14:textId="77777777" w:rsidR="00C62041" w:rsidRPr="00C62041" w:rsidRDefault="00C62041" w:rsidP="00C62041">
      <w:pPr>
        <w:rPr>
          <w:rFonts w:ascii="ＭＳ 明朝" w:hAnsi="ＭＳ 明朝"/>
        </w:rPr>
      </w:pPr>
      <w:r w:rsidRPr="00C62041">
        <w:rPr>
          <w:rFonts w:ascii="ＭＳ 明朝" w:hAnsi="ＭＳ 明朝" w:hint="eastAsia"/>
        </w:rPr>
        <w:t>（１</w:t>
      </w:r>
      <w:r w:rsidR="006E325C">
        <w:rPr>
          <w:rFonts w:ascii="ＭＳ 明朝" w:hAnsi="ＭＳ 明朝" w:hint="eastAsia"/>
          <w:lang w:val="mn-MN"/>
        </w:rPr>
        <w:t>．１</w:t>
      </w:r>
      <w:r w:rsidRPr="00C62041">
        <w:rPr>
          <w:rFonts w:ascii="ＭＳ 明朝" w:hAnsi="ＭＳ 明朝" w:hint="eastAsia"/>
        </w:rPr>
        <w:t>）秘密保持義務を負うことなく既に保有している情報</w:t>
      </w:r>
    </w:p>
    <w:p w14:paraId="1E4D2D68" w14:textId="77777777" w:rsidR="00C62041" w:rsidRPr="00C62041" w:rsidRDefault="00C62041" w:rsidP="00C62041">
      <w:pPr>
        <w:rPr>
          <w:rFonts w:ascii="ＭＳ 明朝" w:hAnsi="ＭＳ 明朝"/>
        </w:rPr>
      </w:pPr>
      <w:r w:rsidRPr="00C62041">
        <w:rPr>
          <w:rFonts w:ascii="ＭＳ 明朝" w:hAnsi="ＭＳ 明朝" w:hint="eastAsia"/>
        </w:rPr>
        <w:t>（</w:t>
      </w:r>
      <w:r w:rsidR="006E325C">
        <w:rPr>
          <w:rFonts w:ascii="ＭＳ 明朝" w:hAnsi="ＭＳ 明朝" w:hint="eastAsia"/>
        </w:rPr>
        <w:t>１．</w:t>
      </w:r>
      <w:r w:rsidRPr="00C62041">
        <w:rPr>
          <w:rFonts w:ascii="ＭＳ 明朝" w:hAnsi="ＭＳ 明朝" w:hint="eastAsia"/>
        </w:rPr>
        <w:t>２）本契約に違反することなく、かつ公知となった情報</w:t>
      </w:r>
    </w:p>
    <w:p w14:paraId="11D3A5C8" w14:textId="77777777" w:rsidR="00C62041" w:rsidRPr="00C62041" w:rsidRDefault="00C62041" w:rsidP="00C62041">
      <w:pPr>
        <w:rPr>
          <w:rFonts w:ascii="ＭＳ 明朝" w:hAnsi="ＭＳ 明朝"/>
        </w:rPr>
      </w:pPr>
      <w:r w:rsidRPr="00C62041">
        <w:rPr>
          <w:rFonts w:ascii="ＭＳ 明朝" w:hAnsi="ＭＳ 明朝" w:hint="eastAsia"/>
        </w:rPr>
        <w:t>（</w:t>
      </w:r>
      <w:r w:rsidR="006E325C">
        <w:rPr>
          <w:rFonts w:ascii="ＭＳ 明朝" w:hAnsi="ＭＳ 明朝" w:hint="eastAsia"/>
        </w:rPr>
        <w:t>１．</w:t>
      </w:r>
      <w:r w:rsidRPr="00C62041">
        <w:rPr>
          <w:rFonts w:ascii="ＭＳ 明朝" w:hAnsi="ＭＳ 明朝" w:hint="eastAsia"/>
        </w:rPr>
        <w:t>３）秘密保持義務を負うことなく、第三者から正当に入手した情報</w:t>
      </w:r>
    </w:p>
    <w:p w14:paraId="7F8BA991" w14:textId="77777777" w:rsidR="00C62041" w:rsidRPr="00C62041" w:rsidRDefault="00C62041" w:rsidP="00C62041">
      <w:pPr>
        <w:rPr>
          <w:rFonts w:ascii="ＭＳ 明朝" w:hAnsi="ＭＳ 明朝"/>
        </w:rPr>
      </w:pPr>
      <w:r w:rsidRPr="00C62041">
        <w:rPr>
          <w:rFonts w:ascii="ＭＳ 明朝" w:hAnsi="ＭＳ 明朝" w:hint="eastAsia"/>
        </w:rPr>
        <w:t>（</w:t>
      </w:r>
      <w:r w:rsidR="006E325C">
        <w:rPr>
          <w:rFonts w:ascii="ＭＳ 明朝" w:hAnsi="ＭＳ 明朝" w:hint="eastAsia"/>
        </w:rPr>
        <w:t>１．</w:t>
      </w:r>
      <w:r w:rsidRPr="00C62041">
        <w:rPr>
          <w:rFonts w:ascii="ＭＳ 明朝" w:hAnsi="ＭＳ 明朝" w:hint="eastAsia"/>
        </w:rPr>
        <w:t>４）相手方から提供を受けた情報によらず、独自に開発した情報</w:t>
      </w:r>
    </w:p>
    <w:p w14:paraId="2BF51D8F" w14:textId="77777777" w:rsidR="00C62041" w:rsidRPr="00C62041" w:rsidRDefault="006E325C" w:rsidP="00C62041">
      <w:pPr>
        <w:rPr>
          <w:rFonts w:ascii="ＭＳ 明朝" w:hAnsi="ＭＳ 明朝"/>
        </w:rPr>
      </w:pPr>
      <w:r>
        <w:rPr>
          <w:rFonts w:ascii="ＭＳ 明朝" w:hAnsi="ＭＳ 明朝" w:hint="eastAsia"/>
        </w:rPr>
        <w:t>（２）</w:t>
      </w:r>
      <w:r w:rsidR="00C62041" w:rsidRPr="00C62041">
        <w:rPr>
          <w:rFonts w:ascii="ＭＳ 明朝" w:hAnsi="ＭＳ 明朝" w:hint="eastAsia"/>
        </w:rPr>
        <w:t>秘密情報の提供を受けた当事者は、当該秘密情報の管理に必要な措置を講ずるものとし、当該秘密情報を第三者に開示する場合は、事前に相手方からの書面による承諾を受けなければならない。但し、法令の定めに基づき又は権限ある官公署から開示要求があった場合はこの限りでない。</w:t>
      </w:r>
    </w:p>
    <w:p w14:paraId="757BB06B" w14:textId="77777777" w:rsidR="00C62041" w:rsidRPr="00C62041" w:rsidRDefault="00E650F2" w:rsidP="00C62041">
      <w:pPr>
        <w:rPr>
          <w:rFonts w:ascii="ＭＳ 明朝" w:hAnsi="ＭＳ 明朝"/>
        </w:rPr>
      </w:pPr>
      <w:r>
        <w:rPr>
          <w:rFonts w:ascii="ＭＳ 明朝" w:hAnsi="ＭＳ 明朝" w:hint="eastAsia"/>
        </w:rPr>
        <w:t>（３）</w:t>
      </w:r>
      <w:r w:rsidR="00C62041" w:rsidRPr="00C62041">
        <w:rPr>
          <w:rFonts w:ascii="ＭＳ 明朝" w:hAnsi="ＭＳ 明朝" w:hint="eastAsia"/>
        </w:rPr>
        <w:t>本状の規定の効力は、本契約終了後も存続する。</w:t>
      </w:r>
    </w:p>
    <w:p w14:paraId="252BDEED" w14:textId="77777777" w:rsidR="00C62041" w:rsidRPr="00C62041" w:rsidRDefault="00C62041" w:rsidP="00C62041">
      <w:pPr>
        <w:rPr>
          <w:rFonts w:ascii="ＭＳ 明朝" w:hAnsi="ＭＳ 明朝"/>
        </w:rPr>
      </w:pPr>
    </w:p>
    <w:p w14:paraId="1F13ECDC" w14:textId="77777777" w:rsidR="00C62041" w:rsidRPr="00C62041" w:rsidRDefault="00C62041" w:rsidP="00C62041">
      <w:pPr>
        <w:rPr>
          <w:rFonts w:ascii="ＭＳ 明朝" w:hAnsi="ＭＳ 明朝"/>
        </w:rPr>
      </w:pPr>
      <w:r w:rsidRPr="00C62041">
        <w:rPr>
          <w:rFonts w:ascii="ＭＳ 明朝" w:hAnsi="ＭＳ 明朝" w:hint="eastAsia"/>
        </w:rPr>
        <w:t>（個人情報の取扱い）</w:t>
      </w:r>
    </w:p>
    <w:p w14:paraId="5A7287B1"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１３</w:t>
      </w:r>
      <w:r w:rsidRPr="00C62041">
        <w:rPr>
          <w:rFonts w:ascii="ＭＳ 明朝" w:hAnsi="ＭＳ 明朝" w:hint="eastAsia"/>
        </w:rPr>
        <w:t>条</w:t>
      </w:r>
    </w:p>
    <w:p w14:paraId="76CC6DFC" w14:textId="77777777" w:rsidR="00C62041" w:rsidRPr="00C62041" w:rsidRDefault="00E650F2" w:rsidP="00C62041">
      <w:pPr>
        <w:rPr>
          <w:rFonts w:ascii="ＭＳ 明朝" w:hAnsi="ＭＳ 明朝"/>
        </w:rPr>
      </w:pPr>
      <w:r>
        <w:rPr>
          <w:rFonts w:ascii="ＭＳ 明朝" w:hAnsi="ＭＳ 明朝" w:hint="eastAsia"/>
        </w:rPr>
        <w:t>（１）</w:t>
      </w:r>
      <w:r w:rsidR="00C62041" w:rsidRPr="00C62041">
        <w:rPr>
          <w:rFonts w:ascii="ＭＳ 明朝" w:hAnsi="ＭＳ 明朝" w:hint="eastAsia"/>
        </w:rPr>
        <w:t>甲は乙に対し、甲の有する個人情報（特定の個人を識別できる情報をいう。以下同じ）を委託する場合、当該個人情報を特定し、個人情報である旨を明示しなければならない。</w:t>
      </w:r>
    </w:p>
    <w:p w14:paraId="1BA450D7" w14:textId="77777777" w:rsidR="00C62041" w:rsidRPr="00C62041" w:rsidRDefault="00E650F2" w:rsidP="00C62041">
      <w:pPr>
        <w:rPr>
          <w:rFonts w:ascii="ＭＳ 明朝" w:hAnsi="ＭＳ 明朝"/>
        </w:rPr>
      </w:pPr>
      <w:r>
        <w:rPr>
          <w:rFonts w:ascii="ＭＳ 明朝" w:hAnsi="ＭＳ 明朝" w:hint="eastAsia"/>
        </w:rPr>
        <w:t>（２）</w:t>
      </w:r>
      <w:r w:rsidR="00C62041" w:rsidRPr="00C62041">
        <w:rPr>
          <w:rFonts w:ascii="ＭＳ 明朝" w:hAnsi="ＭＳ 明朝" w:hint="eastAsia"/>
        </w:rPr>
        <w:t>乙は個人情報の委託を受けた場合、当該個人情報の管理に必要な措置を講ずるものとし、当該個人情報を第三者に提供してはならない。</w:t>
      </w:r>
    </w:p>
    <w:p w14:paraId="09BDF7FD" w14:textId="77777777" w:rsidR="00C62041" w:rsidRPr="00C62041" w:rsidRDefault="00E650F2" w:rsidP="00C62041">
      <w:pPr>
        <w:rPr>
          <w:rFonts w:ascii="ＭＳ 明朝" w:hAnsi="ＭＳ 明朝"/>
        </w:rPr>
      </w:pPr>
      <w:r>
        <w:rPr>
          <w:rFonts w:ascii="ＭＳ 明朝" w:hAnsi="ＭＳ 明朝" w:hint="eastAsia"/>
        </w:rPr>
        <w:t>（３）</w:t>
      </w:r>
      <w:r w:rsidR="00C62041" w:rsidRPr="00C62041">
        <w:rPr>
          <w:rFonts w:ascii="ＭＳ 明朝" w:hAnsi="ＭＳ 明朝" w:hint="eastAsia"/>
        </w:rPr>
        <w:t>乙は、第１項に基づき甲より委託を受けた個人情報について、本契約の目的の範囲内でのみ使用し、複製、改変が必要な場合は、事前に甲から書面による承諾を受けるものとする。</w:t>
      </w:r>
    </w:p>
    <w:p w14:paraId="57DF5B02" w14:textId="77777777" w:rsidR="00C62041" w:rsidRPr="00C62041" w:rsidRDefault="00C62041" w:rsidP="00C62041">
      <w:pPr>
        <w:rPr>
          <w:rFonts w:ascii="ＭＳ 明朝" w:hAnsi="ＭＳ 明朝"/>
        </w:rPr>
      </w:pPr>
    </w:p>
    <w:p w14:paraId="2EB33B1D" w14:textId="77777777" w:rsidR="00C62041" w:rsidRPr="00C62041" w:rsidRDefault="00C62041" w:rsidP="00C62041">
      <w:pPr>
        <w:rPr>
          <w:rFonts w:ascii="ＭＳ 明朝" w:hAnsi="ＭＳ 明朝"/>
        </w:rPr>
      </w:pPr>
      <w:r w:rsidRPr="00C62041">
        <w:rPr>
          <w:rFonts w:ascii="ＭＳ 明朝" w:hAnsi="ＭＳ 明朝" w:hint="eastAsia"/>
        </w:rPr>
        <w:t>（権利移転と危険負担）</w:t>
      </w:r>
    </w:p>
    <w:p w14:paraId="2CEF83C7"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１４</w:t>
      </w:r>
      <w:r w:rsidRPr="00C62041">
        <w:rPr>
          <w:rFonts w:ascii="ＭＳ 明朝" w:hAnsi="ＭＳ 明朝" w:hint="eastAsia"/>
        </w:rPr>
        <w:t>条　成果物の所有権は、甲が乙に委託料を完済した時点で、乙から甲へ移転す</w:t>
      </w:r>
      <w:r w:rsidRPr="00C62041">
        <w:rPr>
          <w:rFonts w:ascii="ＭＳ 明朝" w:hAnsi="ＭＳ 明朝" w:hint="eastAsia"/>
        </w:rPr>
        <w:lastRenderedPageBreak/>
        <w:t>るものとする。</w:t>
      </w:r>
    </w:p>
    <w:p w14:paraId="7B9F44A1" w14:textId="77777777" w:rsidR="00C62041" w:rsidRPr="00C62041" w:rsidRDefault="00C62041" w:rsidP="00C62041">
      <w:pPr>
        <w:rPr>
          <w:rFonts w:ascii="ＭＳ 明朝" w:hAnsi="ＭＳ 明朝"/>
        </w:rPr>
      </w:pPr>
    </w:p>
    <w:p w14:paraId="2818BE70" w14:textId="77777777" w:rsidR="00C62041" w:rsidRPr="00C62041" w:rsidRDefault="00C62041" w:rsidP="00C62041">
      <w:pPr>
        <w:rPr>
          <w:rFonts w:ascii="ＭＳ 明朝" w:hAnsi="ＭＳ 明朝"/>
        </w:rPr>
      </w:pPr>
      <w:r w:rsidRPr="00C62041">
        <w:rPr>
          <w:rFonts w:ascii="ＭＳ 明朝" w:hAnsi="ＭＳ 明朝" w:hint="eastAsia"/>
        </w:rPr>
        <w:t>（検品）</w:t>
      </w:r>
    </w:p>
    <w:p w14:paraId="584EA288"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１５</w:t>
      </w:r>
      <w:r w:rsidRPr="00C62041">
        <w:rPr>
          <w:rFonts w:ascii="ＭＳ 明朝" w:hAnsi="ＭＳ 明朝" w:hint="eastAsia"/>
        </w:rPr>
        <w:t>条</w:t>
      </w:r>
    </w:p>
    <w:p w14:paraId="5BBE1F0F" w14:textId="47F96AAC" w:rsidR="00C62041" w:rsidRPr="00C62041" w:rsidRDefault="00E650F2" w:rsidP="00C62041">
      <w:pPr>
        <w:rPr>
          <w:rFonts w:ascii="ＭＳ 明朝" w:hAnsi="ＭＳ 明朝"/>
        </w:rPr>
      </w:pPr>
      <w:r>
        <w:rPr>
          <w:rFonts w:ascii="ＭＳ 明朝" w:hAnsi="ＭＳ 明朝" w:hint="eastAsia"/>
        </w:rPr>
        <w:t>（１）</w:t>
      </w:r>
      <w:r w:rsidR="00C62041" w:rsidRPr="00C62041">
        <w:rPr>
          <w:rFonts w:ascii="ＭＳ 明朝" w:hAnsi="ＭＳ 明朝" w:hint="eastAsia"/>
        </w:rPr>
        <w:t>甲は、乙より成果物の納入がなされた日から</w:t>
      </w:r>
      <w:ins w:id="78" w:author="作成者">
        <w:r w:rsidR="00206E39">
          <w:rPr>
            <w:rFonts w:ascii="ＭＳ 明朝" w:hAnsi="ＭＳ 明朝"/>
          </w:rPr>
          <w:t>2</w:t>
        </w:r>
      </w:ins>
      <w:del w:id="79" w:author="作成者">
        <w:r w:rsidR="004702E2" w:rsidDel="00206E39">
          <w:rPr>
            <w:rFonts w:ascii="ＭＳ 明朝" w:hAnsi="ＭＳ 明朝" w:hint="eastAsia"/>
          </w:rPr>
          <w:delText>1</w:delText>
        </w:r>
      </w:del>
      <w:r w:rsidR="004702E2">
        <w:rPr>
          <w:rFonts w:ascii="ＭＳ 明朝" w:hAnsi="ＭＳ 明朝" w:hint="eastAsia"/>
        </w:rPr>
        <w:t>0</w:t>
      </w:r>
      <w:ins w:id="80" w:author="作成者">
        <w:r w:rsidR="00206E39">
          <w:rPr>
            <w:rFonts w:ascii="ＭＳ 明朝" w:hAnsi="ＭＳ 明朝" w:hint="eastAsia"/>
          </w:rPr>
          <w:t>営業</w:t>
        </w:r>
      </w:ins>
      <w:r w:rsidR="00C62041" w:rsidRPr="00C62041">
        <w:rPr>
          <w:rFonts w:ascii="ＭＳ 明朝" w:hAnsi="ＭＳ 明朝" w:hint="eastAsia"/>
        </w:rPr>
        <w:t>日以内（以下「検査期間」という）に、成果物の検査を行い、その検査結果について乙に通知するものとする。但し、過誤その他の瑕疵があったときは、直ちに乙に通知するものとする。</w:t>
      </w:r>
    </w:p>
    <w:p w14:paraId="27BA729E" w14:textId="4183C21C" w:rsidR="00C62041" w:rsidRPr="00C62041" w:rsidRDefault="00E650F2" w:rsidP="00C62041">
      <w:pPr>
        <w:rPr>
          <w:rFonts w:ascii="ＭＳ 明朝" w:hAnsi="ＭＳ 明朝"/>
        </w:rPr>
      </w:pPr>
      <w:r>
        <w:rPr>
          <w:rFonts w:ascii="ＭＳ 明朝" w:hAnsi="ＭＳ 明朝" w:hint="eastAsia"/>
        </w:rPr>
        <w:t>（２）</w:t>
      </w:r>
      <w:r w:rsidR="00C62041" w:rsidRPr="00C62041">
        <w:rPr>
          <w:rFonts w:ascii="ＭＳ 明朝" w:hAnsi="ＭＳ 明朝" w:hint="eastAsia"/>
        </w:rPr>
        <w:t>乙による成果物納品の日から</w:t>
      </w:r>
      <w:del w:id="81" w:author="作成者">
        <w:r w:rsidR="004702E2" w:rsidDel="00206E39">
          <w:rPr>
            <w:rFonts w:ascii="ＭＳ 明朝" w:hAnsi="ＭＳ 明朝" w:hint="eastAsia"/>
          </w:rPr>
          <w:delText>1</w:delText>
        </w:r>
      </w:del>
      <w:ins w:id="82" w:author="作成者">
        <w:r w:rsidR="00206E39">
          <w:rPr>
            <w:rFonts w:ascii="ＭＳ 明朝" w:hAnsi="ＭＳ 明朝" w:hint="eastAsia"/>
          </w:rPr>
          <w:t>2</w:t>
        </w:r>
      </w:ins>
      <w:r w:rsidR="004702E2">
        <w:rPr>
          <w:rFonts w:ascii="ＭＳ 明朝" w:hAnsi="ＭＳ 明朝" w:hint="eastAsia"/>
        </w:rPr>
        <w:t>0</w:t>
      </w:r>
      <w:ins w:id="83" w:author="作成者">
        <w:r w:rsidR="00206E39">
          <w:rPr>
            <w:rFonts w:ascii="ＭＳ 明朝" w:hAnsi="ＭＳ 明朝" w:hint="eastAsia"/>
          </w:rPr>
          <w:t>営業</w:t>
        </w:r>
      </w:ins>
      <w:r w:rsidR="00C62041" w:rsidRPr="00C62041">
        <w:rPr>
          <w:rFonts w:ascii="ＭＳ 明朝" w:hAnsi="ＭＳ 明朝" w:hint="eastAsia"/>
        </w:rPr>
        <w:t>日経過した場合は、前項の検査結果の通知にかかわらず、当該成果物は前項所定の検査に合格したものとみなす。甲が正当な理由なく成果物の受領を拒否し、乙が甲へ当該成果物を納入した日から前項の期間を経過したときも同様とする。</w:t>
      </w:r>
    </w:p>
    <w:p w14:paraId="36CBEE04" w14:textId="77777777" w:rsidR="00C62041" w:rsidRPr="00C62041" w:rsidRDefault="00C62041" w:rsidP="00C62041">
      <w:pPr>
        <w:rPr>
          <w:rFonts w:ascii="ＭＳ 明朝" w:hAnsi="ＭＳ 明朝"/>
        </w:rPr>
      </w:pPr>
    </w:p>
    <w:p w14:paraId="4876E865" w14:textId="77777777" w:rsidR="00C62041" w:rsidRPr="00C62041" w:rsidRDefault="00C62041" w:rsidP="00C62041">
      <w:pPr>
        <w:rPr>
          <w:rFonts w:ascii="ＭＳ 明朝" w:hAnsi="ＭＳ 明朝"/>
        </w:rPr>
      </w:pPr>
      <w:r w:rsidRPr="00C62041">
        <w:rPr>
          <w:rFonts w:ascii="ＭＳ 明朝" w:hAnsi="ＭＳ 明朝" w:hint="eastAsia"/>
        </w:rPr>
        <w:t>（保証及び責任範囲）</w:t>
      </w:r>
    </w:p>
    <w:p w14:paraId="14BE3579"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１６</w:t>
      </w:r>
      <w:r w:rsidRPr="00C62041">
        <w:rPr>
          <w:rFonts w:ascii="ＭＳ 明朝" w:hAnsi="ＭＳ 明朝" w:hint="eastAsia"/>
        </w:rPr>
        <w:t>条</w:t>
      </w:r>
    </w:p>
    <w:p w14:paraId="60162112" w14:textId="77777777" w:rsidR="00C62041" w:rsidRPr="00C62041" w:rsidRDefault="00E650F2" w:rsidP="00C62041">
      <w:pPr>
        <w:rPr>
          <w:rFonts w:ascii="ＭＳ 明朝" w:hAnsi="ＭＳ 明朝"/>
        </w:rPr>
      </w:pPr>
      <w:r>
        <w:rPr>
          <w:rFonts w:ascii="ＭＳ 明朝" w:hAnsi="ＭＳ 明朝" w:hint="eastAsia"/>
        </w:rPr>
        <w:t>（１）</w:t>
      </w:r>
      <w:r w:rsidR="00C62041" w:rsidRPr="00C62041">
        <w:rPr>
          <w:rFonts w:ascii="ＭＳ 明朝" w:hAnsi="ＭＳ 明朝" w:hint="eastAsia"/>
        </w:rPr>
        <w:t>乙は、甲が指定する仕様書どおりの成果物が開発されていること、及び成果物には不良品や瑕疵がないことを甲に保証する。</w:t>
      </w:r>
    </w:p>
    <w:p w14:paraId="4BFF9FA2" w14:textId="77777777" w:rsidR="00C62041" w:rsidRPr="00C62041" w:rsidRDefault="00E650F2" w:rsidP="00C62041">
      <w:pPr>
        <w:rPr>
          <w:rFonts w:ascii="ＭＳ 明朝" w:hAnsi="ＭＳ 明朝"/>
        </w:rPr>
      </w:pPr>
      <w:r>
        <w:rPr>
          <w:rFonts w:ascii="ＭＳ 明朝" w:hAnsi="ＭＳ 明朝" w:hint="eastAsia"/>
        </w:rPr>
        <w:t>（２）</w:t>
      </w:r>
      <w:r w:rsidR="00C62041" w:rsidRPr="00C62041">
        <w:rPr>
          <w:rFonts w:ascii="ＭＳ 明朝" w:hAnsi="ＭＳ 明朝" w:hint="eastAsia"/>
        </w:rPr>
        <w:t>前項の保証は、成果物の納品日から１年間（以下「保証期間」という）有効とする。</w:t>
      </w:r>
    </w:p>
    <w:p w14:paraId="289BD981" w14:textId="77777777" w:rsidR="00C62041" w:rsidRPr="00C62041" w:rsidRDefault="00E650F2" w:rsidP="00C62041">
      <w:pPr>
        <w:rPr>
          <w:rFonts w:ascii="ＭＳ 明朝" w:hAnsi="ＭＳ 明朝"/>
        </w:rPr>
      </w:pPr>
      <w:r>
        <w:rPr>
          <w:rFonts w:ascii="ＭＳ 明朝" w:hAnsi="ＭＳ 明朝" w:hint="eastAsia"/>
        </w:rPr>
        <w:t>（３）</w:t>
      </w:r>
      <w:r w:rsidR="00C62041" w:rsidRPr="00C62041">
        <w:rPr>
          <w:rFonts w:ascii="ＭＳ 明朝" w:hAnsi="ＭＳ 明朝" w:hint="eastAsia"/>
        </w:rPr>
        <w:t>成果物に含まれるソフトウェアが、甲の指定する仕様書に従ったものではなく、かつ、このことが乙に起因する原因によるときは、乙は、前項に基づく保証期間中は、乙の費用と責任において、ソフトウェア上の過誤の訂正・補修等を行う。</w:t>
      </w:r>
    </w:p>
    <w:p w14:paraId="7DF3E08F" w14:textId="77777777" w:rsidR="00C62041" w:rsidRPr="00C62041" w:rsidRDefault="00C62041" w:rsidP="00C62041">
      <w:pPr>
        <w:rPr>
          <w:rFonts w:ascii="ＭＳ 明朝" w:hAnsi="ＭＳ 明朝"/>
        </w:rPr>
      </w:pPr>
    </w:p>
    <w:p w14:paraId="0FFABEB8" w14:textId="77777777" w:rsidR="00C62041" w:rsidRPr="00C62041" w:rsidRDefault="00C62041" w:rsidP="00C62041">
      <w:pPr>
        <w:rPr>
          <w:rFonts w:ascii="ＭＳ 明朝" w:hAnsi="ＭＳ 明朝"/>
        </w:rPr>
      </w:pPr>
      <w:r w:rsidRPr="00C62041">
        <w:rPr>
          <w:rFonts w:ascii="ＭＳ 明朝" w:hAnsi="ＭＳ 明朝" w:hint="eastAsia"/>
        </w:rPr>
        <w:t>（保守サービス）</w:t>
      </w:r>
    </w:p>
    <w:p w14:paraId="21735A8F"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１</w:t>
      </w:r>
      <w:r w:rsidR="004702E2">
        <w:rPr>
          <w:rFonts w:ascii="ＭＳ 明朝" w:hAnsi="ＭＳ 明朝" w:hint="eastAsia"/>
        </w:rPr>
        <w:t>７</w:t>
      </w:r>
      <w:r w:rsidRPr="00C62041">
        <w:rPr>
          <w:rFonts w:ascii="ＭＳ 明朝" w:hAnsi="ＭＳ 明朝" w:hint="eastAsia"/>
        </w:rPr>
        <w:t>条　甲及び乙は、次の各号に掲げる保守等に関する契約を別途締結できるものとする。</w:t>
      </w:r>
    </w:p>
    <w:p w14:paraId="6165DEE3" w14:textId="77777777" w:rsidR="00C62041" w:rsidRPr="00C62041" w:rsidRDefault="00C62041" w:rsidP="00C62041">
      <w:pPr>
        <w:rPr>
          <w:rFonts w:ascii="ＭＳ 明朝" w:hAnsi="ＭＳ 明朝"/>
        </w:rPr>
      </w:pPr>
      <w:r w:rsidRPr="00C62041">
        <w:rPr>
          <w:rFonts w:ascii="ＭＳ 明朝" w:hAnsi="ＭＳ 明朝" w:hint="eastAsia"/>
        </w:rPr>
        <w:t>（１）保証期間経過後の本ソフトウェアの不稼働を含む稼働不良に対する技術サービス</w:t>
      </w:r>
    </w:p>
    <w:p w14:paraId="1C249A7C" w14:textId="77777777" w:rsidR="00C62041" w:rsidRPr="00C62041" w:rsidRDefault="00C62041" w:rsidP="00C62041">
      <w:pPr>
        <w:rPr>
          <w:rFonts w:ascii="ＭＳ 明朝" w:hAnsi="ＭＳ 明朝"/>
        </w:rPr>
      </w:pPr>
      <w:r w:rsidRPr="00C62041">
        <w:rPr>
          <w:rFonts w:ascii="ＭＳ 明朝" w:hAnsi="ＭＳ 明朝" w:hint="eastAsia"/>
        </w:rPr>
        <w:t>（２）保証期間経過後の本ソフトウェア、成果物の瑕疵に対する修補</w:t>
      </w:r>
    </w:p>
    <w:p w14:paraId="43474FBA" w14:textId="77777777" w:rsidR="00C62041" w:rsidRPr="00C62041" w:rsidRDefault="00C62041" w:rsidP="00C62041">
      <w:pPr>
        <w:rPr>
          <w:rFonts w:ascii="ＭＳ 明朝" w:hAnsi="ＭＳ 明朝"/>
        </w:rPr>
      </w:pPr>
      <w:r w:rsidRPr="00C62041">
        <w:rPr>
          <w:rFonts w:ascii="ＭＳ 明朝" w:hAnsi="ＭＳ 明朝" w:hint="eastAsia"/>
        </w:rPr>
        <w:t>（３）乙の責に帰すべからざる事由による本件ソフトウェアの不稼働を含む稼働不良に対する技術サービス</w:t>
      </w:r>
    </w:p>
    <w:p w14:paraId="21CA73C1" w14:textId="77777777" w:rsidR="004702E2" w:rsidRDefault="004702E2" w:rsidP="00C62041">
      <w:pPr>
        <w:rPr>
          <w:rFonts w:ascii="ＭＳ 明朝" w:hAnsi="ＭＳ 明朝"/>
        </w:rPr>
      </w:pPr>
    </w:p>
    <w:p w14:paraId="6EC77D24" w14:textId="77777777" w:rsidR="00C62041" w:rsidRPr="00C62041" w:rsidRDefault="00C62041" w:rsidP="00C62041">
      <w:pPr>
        <w:rPr>
          <w:rFonts w:ascii="ＭＳ 明朝" w:hAnsi="ＭＳ 明朝"/>
        </w:rPr>
      </w:pPr>
      <w:r w:rsidRPr="00C62041">
        <w:rPr>
          <w:rFonts w:ascii="ＭＳ 明朝" w:hAnsi="ＭＳ 明朝" w:hint="eastAsia"/>
        </w:rPr>
        <w:t>（著作権の帰属）</w:t>
      </w:r>
    </w:p>
    <w:p w14:paraId="2EA7D7FB" w14:textId="7A7D44AD" w:rsidR="00206E39" w:rsidRPr="00206E39" w:rsidRDefault="00C62041" w:rsidP="009B67C9">
      <w:pPr>
        <w:widowControl/>
        <w:shd w:val="clear" w:color="auto" w:fill="FFFFFF"/>
        <w:spacing w:line="270" w:lineRule="atLeast"/>
        <w:jc w:val="left"/>
        <w:rPr>
          <w:ins w:id="84" w:author="作成者"/>
          <w:rFonts w:ascii="Menlo" w:hAnsi="Menlo" w:cs="Menlo"/>
          <w:color w:val="000000"/>
          <w:sz w:val="18"/>
          <w:szCs w:val="18"/>
        </w:rPr>
        <w:pPrChange w:id="85" w:author="作成者">
          <w:pPr>
            <w:shd w:val="clear" w:color="auto" w:fill="FFFFFF"/>
            <w:spacing w:line="270" w:lineRule="atLeast"/>
          </w:pPr>
        </w:pPrChange>
      </w:pPr>
      <w:r w:rsidRPr="00C62041">
        <w:rPr>
          <w:rFonts w:ascii="ＭＳ 明朝" w:hAnsi="ＭＳ 明朝" w:hint="eastAsia"/>
        </w:rPr>
        <w:t>第</w:t>
      </w:r>
      <w:r w:rsidR="004702E2">
        <w:rPr>
          <w:rFonts w:ascii="ＭＳ 明朝" w:hAnsi="ＭＳ 明朝" w:hint="eastAsia"/>
        </w:rPr>
        <w:t>１８</w:t>
      </w:r>
      <w:r w:rsidRPr="00C62041">
        <w:rPr>
          <w:rFonts w:ascii="ＭＳ 明朝" w:hAnsi="ＭＳ 明朝" w:hint="eastAsia"/>
        </w:rPr>
        <w:t>条</w:t>
      </w:r>
      <w:r w:rsidR="009C48F6">
        <w:rPr>
          <w:rFonts w:ascii="ＭＳ 明朝" w:hAnsi="ＭＳ 明朝" w:hint="eastAsia"/>
        </w:rPr>
        <w:t xml:space="preserve">　</w:t>
      </w:r>
      <w:ins w:id="86" w:author="作成者">
        <w:r w:rsidR="00206E39" w:rsidRPr="009B67C9">
          <w:rPr>
            <w:rFonts w:ascii="Menlo" w:hAnsi="Menlo" w:cs="Menlo" w:hint="eastAsia"/>
            <w:color w:val="000000"/>
            <w:rPrChange w:id="87" w:author="作成者">
              <w:rPr>
                <w:rFonts w:ascii="Menlo" w:hAnsi="Menlo" w:cs="Menlo" w:hint="eastAsia"/>
                <w:color w:val="000000"/>
                <w:sz w:val="18"/>
                <w:szCs w:val="18"/>
              </w:rPr>
            </w:rPrChange>
          </w:rPr>
          <w:t>新規開発部分の著作権は甲乙の共同所有とし、各自が自由に利用</w:t>
        </w:r>
        <w:r w:rsidR="00206E39" w:rsidRPr="009B67C9">
          <w:rPr>
            <w:rFonts w:ascii="ＭＳ 明朝" w:hAnsi="ＭＳ 明朝" w:cs="ＭＳ 明朝" w:hint="eastAsia"/>
            <w:color w:val="000000"/>
            <w:rPrChange w:id="88" w:author="作成者">
              <w:rPr>
                <w:rFonts w:ascii="ＭＳ 明朝" w:hAnsi="ＭＳ 明朝" w:cs="ＭＳ 明朝" w:hint="eastAsia"/>
                <w:color w:val="000000"/>
                <w:sz w:val="18"/>
                <w:szCs w:val="18"/>
              </w:rPr>
            </w:rPrChange>
          </w:rPr>
          <w:t>、</w:t>
        </w:r>
        <w:r w:rsidR="00206E39" w:rsidRPr="009B67C9">
          <w:rPr>
            <w:rFonts w:ascii="Menlo" w:hAnsi="Menlo" w:cs="Menlo" w:hint="eastAsia"/>
            <w:color w:val="000000"/>
            <w:rPrChange w:id="89" w:author="作成者">
              <w:rPr>
                <w:rFonts w:ascii="Menlo" w:hAnsi="Menlo" w:cs="Menlo" w:hint="eastAsia"/>
                <w:color w:val="000000"/>
                <w:sz w:val="18"/>
                <w:szCs w:val="18"/>
              </w:rPr>
            </w:rPrChange>
          </w:rPr>
          <w:t>改変、第三者への利用許諾（エンドユーザーへの譲渡を含む）</w:t>
        </w:r>
        <w:r w:rsidR="00206E39" w:rsidRPr="009B67C9">
          <w:rPr>
            <w:rFonts w:ascii="ＭＳ 明朝" w:hAnsi="ＭＳ 明朝" w:cs="ＭＳ 明朝" w:hint="eastAsia"/>
            <w:color w:val="000000"/>
            <w:rPrChange w:id="90" w:author="作成者">
              <w:rPr>
                <w:rFonts w:ascii="ＭＳ 明朝" w:hAnsi="ＭＳ 明朝" w:cs="ＭＳ 明朝" w:hint="eastAsia"/>
                <w:color w:val="000000"/>
                <w:sz w:val="18"/>
                <w:szCs w:val="18"/>
              </w:rPr>
            </w:rPrChange>
          </w:rPr>
          <w:t>を</w:t>
        </w:r>
        <w:r w:rsidR="00206E39" w:rsidRPr="009B67C9">
          <w:rPr>
            <w:rFonts w:ascii="Menlo" w:hAnsi="Menlo" w:cs="Menlo" w:hint="eastAsia"/>
            <w:color w:val="000000"/>
            <w:rPrChange w:id="91" w:author="作成者">
              <w:rPr>
                <w:rFonts w:ascii="Menlo" w:hAnsi="Menlo" w:cs="Menlo" w:hint="eastAsia"/>
                <w:color w:val="000000"/>
                <w:sz w:val="18"/>
                <w:szCs w:val="18"/>
              </w:rPr>
            </w:rPrChange>
          </w:rPr>
          <w:t>行えるものとする</w:t>
        </w:r>
        <w:r w:rsidR="00206E39" w:rsidRPr="009B67C9">
          <w:rPr>
            <w:rFonts w:ascii="ＭＳ 明朝" w:hAnsi="ＭＳ 明朝" w:cs="ＭＳ 明朝" w:hint="eastAsia"/>
            <w:color w:val="000000"/>
            <w:rPrChange w:id="92" w:author="作成者">
              <w:rPr>
                <w:rFonts w:ascii="ＭＳ 明朝" w:hAnsi="ＭＳ 明朝" w:cs="ＭＳ 明朝" w:hint="eastAsia"/>
                <w:color w:val="000000"/>
                <w:sz w:val="18"/>
                <w:szCs w:val="18"/>
              </w:rPr>
            </w:rPrChange>
          </w:rPr>
          <w:t>。</w:t>
        </w:r>
        <w:r w:rsidR="00735FB4">
          <w:rPr>
            <w:rFonts w:ascii="ＭＳ 明朝" w:hAnsi="ＭＳ 明朝" w:cs="ＭＳ 明朝" w:hint="eastAsia"/>
            <w:color w:val="000000"/>
          </w:rPr>
          <w:t>今回開発機能は全て新規機能であり、</w:t>
        </w:r>
        <w:r w:rsidR="00A65079">
          <w:rPr>
            <w:rFonts w:ascii="ＭＳ 明朝" w:hAnsi="ＭＳ 明朝" w:cs="ＭＳ 明朝" w:hint="eastAsia"/>
            <w:color w:val="000000"/>
          </w:rPr>
          <w:t>今後追加で開発続行する場合、今回開発した機能は既存機能となる。既存機能の著作権に関して、所有者へそのまま属する。</w:t>
        </w:r>
      </w:ins>
    </w:p>
    <w:p w14:paraId="7618B999" w14:textId="78158AAD" w:rsidR="00C62041" w:rsidRPr="00C62041" w:rsidRDefault="00C62041" w:rsidP="00C62041">
      <w:pPr>
        <w:rPr>
          <w:rFonts w:ascii="ＭＳ 明朝" w:hAnsi="ＭＳ 明朝"/>
        </w:rPr>
      </w:pPr>
      <w:del w:id="93" w:author="作成者">
        <w:r w:rsidRPr="00C62041" w:rsidDel="00206E39">
          <w:rPr>
            <w:rFonts w:ascii="ＭＳ 明朝" w:hAnsi="ＭＳ 明朝" w:hint="eastAsia"/>
          </w:rPr>
          <w:delText>納入物のうち本件プログラムの著作物について、本件プログラムに結合され又は組み込まれたもので、乙が従前から有していたプログラム（コンテンツ及びデータベースを含む。以下同じ）及び乙が本件業務の実施中新たに作成したプログラムの著作権は、乙に留保されるものとする。但し、甲は、納入された本件プログラムの著作物の複製物を、かかる成果物を自己使用の範囲内に限って自由に使用し、又は著作権法規定に基づき複製、翻案することができる。</w:delText>
        </w:r>
      </w:del>
    </w:p>
    <w:p w14:paraId="2D951599" w14:textId="77777777" w:rsidR="00C62041" w:rsidRPr="00C62041" w:rsidRDefault="00C62041" w:rsidP="00C62041">
      <w:pPr>
        <w:rPr>
          <w:rFonts w:ascii="ＭＳ 明朝" w:hAnsi="ＭＳ 明朝"/>
        </w:rPr>
      </w:pPr>
    </w:p>
    <w:p w14:paraId="4B6A6187" w14:textId="77777777" w:rsidR="00C62041" w:rsidRPr="00C62041" w:rsidRDefault="00C62041" w:rsidP="00C62041">
      <w:pPr>
        <w:rPr>
          <w:rFonts w:ascii="ＭＳ 明朝" w:hAnsi="ＭＳ 明朝"/>
        </w:rPr>
      </w:pPr>
      <w:r w:rsidRPr="00C62041">
        <w:rPr>
          <w:rFonts w:ascii="ＭＳ 明朝" w:hAnsi="ＭＳ 明朝" w:hint="eastAsia"/>
        </w:rPr>
        <w:t>（契約内容の変更）</w:t>
      </w:r>
    </w:p>
    <w:p w14:paraId="4B2C54CE" w14:textId="77777777" w:rsidR="00C62041" w:rsidRPr="00C62041" w:rsidRDefault="00C62041" w:rsidP="00C62041">
      <w:pPr>
        <w:rPr>
          <w:rFonts w:ascii="ＭＳ 明朝" w:hAnsi="ＭＳ 明朝"/>
        </w:rPr>
      </w:pPr>
      <w:r w:rsidRPr="00C62041">
        <w:rPr>
          <w:rFonts w:ascii="ＭＳ 明朝" w:hAnsi="ＭＳ 明朝" w:hint="eastAsia"/>
        </w:rPr>
        <w:t>第</w:t>
      </w:r>
      <w:r w:rsidR="004702E2">
        <w:rPr>
          <w:rFonts w:ascii="ＭＳ 明朝" w:hAnsi="ＭＳ 明朝" w:hint="eastAsia"/>
        </w:rPr>
        <w:t>１９</w:t>
      </w:r>
      <w:r w:rsidRPr="00C62041">
        <w:rPr>
          <w:rFonts w:ascii="ＭＳ 明朝" w:hAnsi="ＭＳ 明朝" w:hint="eastAsia"/>
        </w:rPr>
        <w:t>条</w:t>
      </w:r>
      <w:r w:rsidR="009C48F6">
        <w:rPr>
          <w:rFonts w:ascii="ＭＳ 明朝" w:hAnsi="ＭＳ 明朝" w:hint="eastAsia"/>
        </w:rPr>
        <w:t xml:space="preserve">　</w:t>
      </w:r>
      <w:r w:rsidRPr="00C62041">
        <w:rPr>
          <w:rFonts w:ascii="ＭＳ 明朝" w:hAnsi="ＭＳ 明朝" w:hint="eastAsia"/>
        </w:rPr>
        <w:t>本契約の内容の変更は、当該変更内容につき事前に甲乙協議の上、別途、変更契約を締結することによってのみこれを行うことができる。</w:t>
      </w:r>
    </w:p>
    <w:p w14:paraId="7EBE37BA" w14:textId="77777777" w:rsidR="00C62041" w:rsidRPr="009C48F6" w:rsidRDefault="00C62041" w:rsidP="00C62041">
      <w:pPr>
        <w:rPr>
          <w:rFonts w:ascii="ＭＳ 明朝" w:hAnsi="ＭＳ 明朝"/>
        </w:rPr>
      </w:pPr>
    </w:p>
    <w:p w14:paraId="626CD30E" w14:textId="77777777" w:rsidR="00C62041" w:rsidRPr="00C62041" w:rsidRDefault="00C62041" w:rsidP="00C62041">
      <w:pPr>
        <w:rPr>
          <w:rFonts w:ascii="ＭＳ 明朝" w:hAnsi="ＭＳ 明朝"/>
        </w:rPr>
      </w:pPr>
      <w:r w:rsidRPr="00C62041">
        <w:rPr>
          <w:rFonts w:ascii="ＭＳ 明朝" w:hAnsi="ＭＳ 明朝" w:hint="eastAsia"/>
        </w:rPr>
        <w:t>（契約の有効期間）</w:t>
      </w:r>
    </w:p>
    <w:p w14:paraId="03E99CED" w14:textId="1BDDDB54"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２</w:t>
      </w:r>
      <w:r w:rsidR="004702E2">
        <w:rPr>
          <w:rFonts w:ascii="ＭＳ 明朝" w:hAnsi="ＭＳ 明朝" w:hint="eastAsia"/>
        </w:rPr>
        <w:t>０</w:t>
      </w:r>
      <w:r w:rsidRPr="00C62041">
        <w:rPr>
          <w:rFonts w:ascii="ＭＳ 明朝" w:hAnsi="ＭＳ 明朝" w:hint="eastAsia"/>
        </w:rPr>
        <w:t>条</w:t>
      </w:r>
      <w:r w:rsidR="009C48F6">
        <w:rPr>
          <w:rFonts w:ascii="ＭＳ 明朝" w:hAnsi="ＭＳ 明朝" w:hint="eastAsia"/>
        </w:rPr>
        <w:t xml:space="preserve">　</w:t>
      </w:r>
      <w:r w:rsidRPr="00C62041">
        <w:rPr>
          <w:rFonts w:ascii="ＭＳ 明朝" w:hAnsi="ＭＳ 明朝" w:hint="eastAsia"/>
        </w:rPr>
        <w:t>本契約の有効期間は、</w:t>
      </w:r>
      <w:r w:rsidR="004702E2">
        <w:rPr>
          <w:rFonts w:ascii="ＭＳ 明朝" w:hAnsi="ＭＳ 明朝" w:hint="eastAsia"/>
        </w:rPr>
        <w:t>２０２</w:t>
      </w:r>
      <w:r w:rsidR="00691BFE">
        <w:rPr>
          <w:rFonts w:ascii="ＭＳ 明朝" w:hAnsi="ＭＳ 明朝" w:hint="eastAsia"/>
        </w:rPr>
        <w:t>５</w:t>
      </w:r>
      <w:r w:rsidRPr="00C62041">
        <w:rPr>
          <w:rFonts w:ascii="ＭＳ 明朝" w:hAnsi="ＭＳ 明朝" w:hint="eastAsia"/>
        </w:rPr>
        <w:t>年</w:t>
      </w:r>
      <w:r w:rsidR="00691BFE">
        <w:rPr>
          <w:rFonts w:ascii="ＭＳ 明朝" w:hAnsi="ＭＳ 明朝" w:hint="eastAsia"/>
        </w:rPr>
        <w:t>８</w:t>
      </w:r>
      <w:r w:rsidRPr="00C62041">
        <w:rPr>
          <w:rFonts w:ascii="ＭＳ 明朝" w:hAnsi="ＭＳ 明朝" w:hint="eastAsia"/>
        </w:rPr>
        <w:t>月</w:t>
      </w:r>
      <w:r w:rsidR="00691BFE">
        <w:rPr>
          <w:rFonts w:ascii="ＭＳ 明朝" w:hAnsi="ＭＳ 明朝" w:hint="eastAsia"/>
        </w:rPr>
        <w:t>１</w:t>
      </w:r>
      <w:r w:rsidRPr="00C62041">
        <w:rPr>
          <w:rFonts w:ascii="ＭＳ 明朝" w:hAnsi="ＭＳ 明朝" w:hint="eastAsia"/>
        </w:rPr>
        <w:t>日から</w:t>
      </w:r>
      <w:r w:rsidR="004702E2">
        <w:rPr>
          <w:rFonts w:ascii="ＭＳ 明朝" w:hAnsi="ＭＳ 明朝" w:hint="eastAsia"/>
        </w:rPr>
        <w:t>２０２</w:t>
      </w:r>
      <w:r w:rsidR="00691BFE">
        <w:rPr>
          <w:rFonts w:ascii="ＭＳ 明朝" w:hAnsi="ＭＳ 明朝" w:hint="eastAsia"/>
        </w:rPr>
        <w:t>５</w:t>
      </w:r>
      <w:r w:rsidRPr="00C62041">
        <w:rPr>
          <w:rFonts w:ascii="ＭＳ 明朝" w:hAnsi="ＭＳ 明朝" w:hint="eastAsia"/>
        </w:rPr>
        <w:t>年</w:t>
      </w:r>
      <w:r w:rsidR="00543044">
        <w:rPr>
          <w:rFonts w:ascii="ＭＳ 明朝" w:hAnsi="ＭＳ 明朝" w:hint="eastAsia"/>
        </w:rPr>
        <w:t>１</w:t>
      </w:r>
      <w:r w:rsidR="00691BFE">
        <w:rPr>
          <w:rFonts w:ascii="ＭＳ 明朝" w:hAnsi="ＭＳ 明朝" w:hint="eastAsia"/>
        </w:rPr>
        <w:t>２</w:t>
      </w:r>
      <w:r w:rsidRPr="00C62041">
        <w:rPr>
          <w:rFonts w:ascii="ＭＳ 明朝" w:hAnsi="ＭＳ 明朝" w:hint="eastAsia"/>
        </w:rPr>
        <w:t>月</w:t>
      </w:r>
      <w:r w:rsidR="00691BFE">
        <w:rPr>
          <w:rFonts w:ascii="ＭＳ 明朝" w:hAnsi="ＭＳ 明朝" w:hint="eastAsia"/>
        </w:rPr>
        <w:t>１</w:t>
      </w:r>
      <w:r w:rsidRPr="00C62041">
        <w:rPr>
          <w:rFonts w:ascii="ＭＳ 明朝" w:hAnsi="ＭＳ 明朝" w:hint="eastAsia"/>
        </w:rPr>
        <w:t>日まで</w:t>
      </w:r>
      <w:r w:rsidRPr="00C62041">
        <w:rPr>
          <w:rFonts w:ascii="ＭＳ 明朝" w:hAnsi="ＭＳ 明朝" w:hint="eastAsia"/>
        </w:rPr>
        <w:lastRenderedPageBreak/>
        <w:t>とする。</w:t>
      </w:r>
    </w:p>
    <w:p w14:paraId="3435E599" w14:textId="77777777" w:rsidR="00C62041" w:rsidRPr="009C48F6" w:rsidRDefault="00C62041" w:rsidP="00C62041">
      <w:pPr>
        <w:rPr>
          <w:rFonts w:ascii="ＭＳ 明朝" w:hAnsi="ＭＳ 明朝"/>
        </w:rPr>
      </w:pPr>
    </w:p>
    <w:p w14:paraId="12B5EC96" w14:textId="77777777" w:rsidR="00C62041" w:rsidRPr="00C62041" w:rsidRDefault="00C62041" w:rsidP="00C62041">
      <w:pPr>
        <w:rPr>
          <w:rFonts w:ascii="ＭＳ 明朝" w:hAnsi="ＭＳ 明朝"/>
        </w:rPr>
      </w:pPr>
      <w:r w:rsidRPr="00C62041">
        <w:rPr>
          <w:rFonts w:ascii="ＭＳ 明朝" w:hAnsi="ＭＳ 明朝" w:hint="eastAsia"/>
        </w:rPr>
        <w:t>（契約の解除）</w:t>
      </w:r>
    </w:p>
    <w:p w14:paraId="6841ED56"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２</w:t>
      </w:r>
      <w:r w:rsidR="004702E2">
        <w:rPr>
          <w:rFonts w:ascii="ＭＳ 明朝" w:hAnsi="ＭＳ 明朝" w:hint="eastAsia"/>
        </w:rPr>
        <w:t>１</w:t>
      </w:r>
      <w:r w:rsidRPr="00C62041">
        <w:rPr>
          <w:rFonts w:ascii="ＭＳ 明朝" w:hAnsi="ＭＳ 明朝" w:hint="eastAsia"/>
        </w:rPr>
        <w:t>条</w:t>
      </w:r>
      <w:r w:rsidR="009C48F6">
        <w:rPr>
          <w:rFonts w:ascii="ＭＳ 明朝" w:hAnsi="ＭＳ 明朝" w:hint="eastAsia"/>
        </w:rPr>
        <w:t xml:space="preserve">　</w:t>
      </w:r>
      <w:r w:rsidRPr="00C62041">
        <w:rPr>
          <w:rFonts w:ascii="ＭＳ 明朝" w:hAnsi="ＭＳ 明朝" w:hint="eastAsia"/>
        </w:rPr>
        <w:t>甲又は乙のいずれか一方において、次の各号に掲げる事由のいずれかが生じた場合には、相手方に何ら通告することなく、直ちに本契約を解除することができる。</w:t>
      </w:r>
    </w:p>
    <w:p w14:paraId="443AFAF2" w14:textId="77777777" w:rsidR="00C62041" w:rsidRPr="00C62041" w:rsidRDefault="00C62041" w:rsidP="00C62041">
      <w:pPr>
        <w:rPr>
          <w:rFonts w:ascii="ＭＳ 明朝" w:hAnsi="ＭＳ 明朝"/>
        </w:rPr>
      </w:pPr>
      <w:r w:rsidRPr="00C62041">
        <w:rPr>
          <w:rFonts w:ascii="ＭＳ 明朝" w:hAnsi="ＭＳ 明朝" w:hint="eastAsia"/>
        </w:rPr>
        <w:t>（１）重大な過失又は背信行為があったとき。</w:t>
      </w:r>
    </w:p>
    <w:p w14:paraId="25B9F5AD" w14:textId="77777777" w:rsidR="00C62041" w:rsidRPr="00C62041" w:rsidRDefault="00C62041" w:rsidP="00C62041">
      <w:pPr>
        <w:rPr>
          <w:rFonts w:ascii="ＭＳ 明朝" w:hAnsi="ＭＳ 明朝"/>
        </w:rPr>
      </w:pPr>
      <w:r w:rsidRPr="00C62041">
        <w:rPr>
          <w:rFonts w:ascii="ＭＳ 明朝" w:hAnsi="ＭＳ 明朝" w:hint="eastAsia"/>
        </w:rPr>
        <w:t>（２）支払いの停止があったとき、又は仮差押、差押、競売、破産、民事再生手続開始、会社更生手続開始、会社整理手続開始、特別清算手続開始等の手続の申立てがなされたとき。</w:t>
      </w:r>
    </w:p>
    <w:p w14:paraId="6A12A691" w14:textId="77777777" w:rsidR="00C62041" w:rsidRPr="00C62041" w:rsidRDefault="00C62041" w:rsidP="00C62041">
      <w:pPr>
        <w:rPr>
          <w:rFonts w:ascii="ＭＳ 明朝" w:hAnsi="ＭＳ 明朝"/>
        </w:rPr>
      </w:pPr>
      <w:r w:rsidRPr="00C62041">
        <w:rPr>
          <w:rFonts w:ascii="ＭＳ 明朝" w:hAnsi="ＭＳ 明朝" w:hint="eastAsia"/>
        </w:rPr>
        <w:t>（３）手形交換所からの取引停止処分を受けたとき。</w:t>
      </w:r>
    </w:p>
    <w:p w14:paraId="688CF5C5" w14:textId="77777777" w:rsidR="00C62041" w:rsidRPr="00C62041" w:rsidRDefault="00C62041" w:rsidP="00C62041">
      <w:pPr>
        <w:rPr>
          <w:rFonts w:ascii="ＭＳ 明朝" w:hAnsi="ＭＳ 明朝"/>
        </w:rPr>
      </w:pPr>
      <w:r w:rsidRPr="00C62041">
        <w:rPr>
          <w:rFonts w:ascii="ＭＳ 明朝" w:hAnsi="ＭＳ 明朝" w:hint="eastAsia"/>
        </w:rPr>
        <w:t>（４）公租公課の滞納処分を受けたとき。</w:t>
      </w:r>
    </w:p>
    <w:p w14:paraId="02BD7264" w14:textId="77777777" w:rsidR="00C62041" w:rsidRPr="00C62041" w:rsidRDefault="00C62041" w:rsidP="00C62041">
      <w:pPr>
        <w:rPr>
          <w:rFonts w:ascii="ＭＳ 明朝" w:hAnsi="ＭＳ 明朝"/>
        </w:rPr>
      </w:pPr>
      <w:r w:rsidRPr="00C62041">
        <w:rPr>
          <w:rFonts w:ascii="ＭＳ 明朝" w:hAnsi="ＭＳ 明朝" w:hint="eastAsia"/>
        </w:rPr>
        <w:t>（５）その他前各号に準ずる本契約を継続し難い重大な事由が発生した場合。</w:t>
      </w:r>
    </w:p>
    <w:p w14:paraId="38DA286A" w14:textId="77777777" w:rsidR="00C62041" w:rsidRDefault="00C62041" w:rsidP="00C62041">
      <w:pPr>
        <w:rPr>
          <w:rFonts w:ascii="ＭＳ 明朝" w:hAnsi="ＭＳ 明朝"/>
        </w:rPr>
      </w:pPr>
    </w:p>
    <w:p w14:paraId="244D4C4B" w14:textId="77777777" w:rsidR="009C48F6" w:rsidRPr="009C48F6" w:rsidRDefault="009C48F6" w:rsidP="00C62041">
      <w:pPr>
        <w:rPr>
          <w:rFonts w:ascii="ＭＳ 明朝" w:hAnsi="ＭＳ 明朝"/>
        </w:rPr>
      </w:pPr>
      <w:r w:rsidRPr="00C62041">
        <w:rPr>
          <w:rFonts w:ascii="ＭＳ 明朝" w:hAnsi="ＭＳ 明朝" w:hint="eastAsia"/>
        </w:rPr>
        <w:t>（権利義務譲渡の禁止）</w:t>
      </w:r>
    </w:p>
    <w:p w14:paraId="4474A54C" w14:textId="77777777" w:rsidR="00C62041" w:rsidRPr="00C62041" w:rsidRDefault="00C62041" w:rsidP="00C62041">
      <w:pPr>
        <w:rPr>
          <w:rFonts w:ascii="ＭＳ 明朝" w:hAnsi="ＭＳ 明朝"/>
        </w:rPr>
      </w:pPr>
      <w:r w:rsidRPr="00C62041">
        <w:rPr>
          <w:rFonts w:ascii="ＭＳ 明朝" w:hAnsi="ＭＳ 明朝" w:hint="eastAsia"/>
        </w:rPr>
        <w:t>第</w:t>
      </w:r>
      <w:r w:rsidR="009C48F6">
        <w:rPr>
          <w:rFonts w:ascii="ＭＳ 明朝" w:hAnsi="ＭＳ 明朝" w:hint="eastAsia"/>
        </w:rPr>
        <w:t>２</w:t>
      </w:r>
      <w:r w:rsidR="004702E2">
        <w:rPr>
          <w:rFonts w:ascii="ＭＳ 明朝" w:hAnsi="ＭＳ 明朝" w:hint="eastAsia"/>
        </w:rPr>
        <w:t>２</w:t>
      </w:r>
      <w:r w:rsidRPr="00C62041">
        <w:rPr>
          <w:rFonts w:ascii="ＭＳ 明朝" w:hAnsi="ＭＳ 明朝" w:hint="eastAsia"/>
        </w:rPr>
        <w:t>条</w:t>
      </w:r>
      <w:r w:rsidR="009C48F6">
        <w:rPr>
          <w:rFonts w:ascii="ＭＳ 明朝" w:hAnsi="ＭＳ 明朝" w:hint="eastAsia"/>
        </w:rPr>
        <w:t xml:space="preserve">　</w:t>
      </w:r>
      <w:r w:rsidRPr="00C62041">
        <w:rPr>
          <w:rFonts w:ascii="ＭＳ 明朝" w:hAnsi="ＭＳ 明朝" w:hint="eastAsia"/>
        </w:rPr>
        <w:t>甲及び乙は、互いに相手方の事前の書面による同意なくして、本契約の地位を第三者に承継させ、本契約から生じる権利義務の全部又は一部を第三者に譲渡し若しくは引き受けさせ又は担保に供してはならない。</w:t>
      </w:r>
    </w:p>
    <w:p w14:paraId="49F63C76" w14:textId="77777777" w:rsidR="00C62041" w:rsidRPr="009C48F6" w:rsidRDefault="00C62041" w:rsidP="00C62041">
      <w:pPr>
        <w:rPr>
          <w:rFonts w:ascii="ＭＳ 明朝" w:hAnsi="ＭＳ 明朝"/>
        </w:rPr>
      </w:pPr>
    </w:p>
    <w:p w14:paraId="067A4B45" w14:textId="77777777" w:rsidR="009C48F6" w:rsidRPr="009C48F6" w:rsidRDefault="009C48F6" w:rsidP="00C62041">
      <w:pPr>
        <w:rPr>
          <w:rFonts w:ascii="ＭＳ 明朝" w:hAnsi="ＭＳ 明朝"/>
        </w:rPr>
      </w:pPr>
      <w:r w:rsidRPr="00C62041">
        <w:rPr>
          <w:rFonts w:ascii="ＭＳ 明朝" w:hAnsi="ＭＳ 明朝" w:hint="eastAsia"/>
        </w:rPr>
        <w:t>（協議）</w:t>
      </w:r>
    </w:p>
    <w:p w14:paraId="1CA645B9" w14:textId="77777777" w:rsidR="00C62041" w:rsidRDefault="00C62041" w:rsidP="00C62041">
      <w:pPr>
        <w:rPr>
          <w:ins w:id="94" w:author="作成者"/>
          <w:rFonts w:ascii="ＭＳ 明朝" w:hAnsi="ＭＳ 明朝"/>
          <w:lang w:val="mn-MN"/>
        </w:rPr>
      </w:pPr>
      <w:r w:rsidRPr="00C62041">
        <w:rPr>
          <w:rFonts w:ascii="ＭＳ 明朝" w:hAnsi="ＭＳ 明朝" w:hint="eastAsia"/>
        </w:rPr>
        <w:t>第</w:t>
      </w:r>
      <w:r w:rsidR="009C48F6">
        <w:rPr>
          <w:rFonts w:ascii="ＭＳ 明朝" w:hAnsi="ＭＳ 明朝" w:hint="eastAsia"/>
        </w:rPr>
        <w:t>２</w:t>
      </w:r>
      <w:r w:rsidR="004702E2">
        <w:rPr>
          <w:rFonts w:ascii="ＭＳ 明朝" w:hAnsi="ＭＳ 明朝" w:hint="eastAsia"/>
        </w:rPr>
        <w:t>３</w:t>
      </w:r>
      <w:r w:rsidRPr="00C62041">
        <w:rPr>
          <w:rFonts w:ascii="ＭＳ 明朝" w:hAnsi="ＭＳ 明朝" w:hint="eastAsia"/>
        </w:rPr>
        <w:t>条</w:t>
      </w:r>
      <w:r w:rsidR="009C48F6">
        <w:rPr>
          <w:rFonts w:ascii="ＭＳ 明朝" w:hAnsi="ＭＳ 明朝" w:hint="eastAsia"/>
        </w:rPr>
        <w:t xml:space="preserve">　</w:t>
      </w:r>
      <w:r w:rsidRPr="00C62041">
        <w:rPr>
          <w:rFonts w:ascii="ＭＳ 明朝" w:hAnsi="ＭＳ 明朝" w:hint="eastAsia"/>
        </w:rPr>
        <w:t>甲及び乙は、本契約に定めのない事項又は疑義が生じた事項については、信義誠実の原則に従い協議の上、これを定めるものとする。</w:t>
      </w:r>
    </w:p>
    <w:p w14:paraId="0DC874EC" w14:textId="77777777" w:rsidR="00206E39" w:rsidRDefault="00206E39" w:rsidP="00C62041">
      <w:pPr>
        <w:rPr>
          <w:ins w:id="95" w:author="作成者"/>
          <w:rFonts w:ascii="ＭＳ 明朝" w:hAnsi="ＭＳ 明朝"/>
          <w:lang w:val="mn-MN"/>
        </w:rPr>
      </w:pPr>
    </w:p>
    <w:p w14:paraId="6601F62E" w14:textId="2D979321" w:rsidR="00206E39" w:rsidRDefault="00206E39" w:rsidP="00C62041">
      <w:pPr>
        <w:rPr>
          <w:ins w:id="96" w:author="作成者"/>
          <w:rFonts w:ascii="ＭＳ 明朝" w:hAnsi="ＭＳ 明朝"/>
        </w:rPr>
      </w:pPr>
      <w:ins w:id="97" w:author="作成者">
        <w:r>
          <w:rPr>
            <w:rFonts w:ascii="ＭＳ 明朝" w:hAnsi="ＭＳ 明朝" w:hint="eastAsia"/>
          </w:rPr>
          <w:t>（</w:t>
        </w:r>
        <w:r w:rsidR="00187985">
          <w:rPr>
            <w:rFonts w:ascii="ＭＳ 明朝" w:hAnsi="ＭＳ 明朝" w:hint="eastAsia"/>
          </w:rPr>
          <w:t>準拠法</w:t>
        </w:r>
        <w:r>
          <w:rPr>
            <w:rFonts w:ascii="ＭＳ 明朝" w:hAnsi="ＭＳ 明朝" w:hint="eastAsia"/>
          </w:rPr>
          <w:t>）</w:t>
        </w:r>
      </w:ins>
    </w:p>
    <w:p w14:paraId="26B681BA" w14:textId="78C06A8C" w:rsidR="00206E39" w:rsidRDefault="00206E39" w:rsidP="00C62041">
      <w:pPr>
        <w:rPr>
          <w:ins w:id="98" w:author="作成者"/>
          <w:rFonts w:ascii="ＭＳ 明朝" w:hAnsi="ＭＳ 明朝"/>
        </w:rPr>
      </w:pPr>
      <w:ins w:id="99" w:author="作成者">
        <w:r>
          <w:rPr>
            <w:rFonts w:ascii="ＭＳ 明朝" w:hAnsi="ＭＳ 明朝" w:hint="eastAsia"/>
          </w:rPr>
          <w:t>第２４条　本契約は、日本国の法律を準拠と</w:t>
        </w:r>
        <w:r w:rsidR="00474FD5">
          <w:rPr>
            <w:rFonts w:ascii="ＭＳ 明朝" w:hAnsi="ＭＳ 明朝" w:hint="eastAsia"/>
          </w:rPr>
          <w:t>し、裁判管轄は東京都とする</w:t>
        </w:r>
        <w:del w:id="100" w:author="作成者">
          <w:r w:rsidDel="00474FD5">
            <w:rPr>
              <w:rFonts w:ascii="ＭＳ 明朝" w:hAnsi="ＭＳ 明朝" w:hint="eastAsia"/>
            </w:rPr>
            <w:delText>する</w:delText>
          </w:r>
        </w:del>
        <w:r>
          <w:rPr>
            <w:rFonts w:ascii="ＭＳ 明朝" w:hAnsi="ＭＳ 明朝" w:hint="eastAsia"/>
          </w:rPr>
          <w:t>。</w:t>
        </w:r>
      </w:ins>
    </w:p>
    <w:p w14:paraId="5CE9D20E" w14:textId="77777777" w:rsidR="00187985" w:rsidRDefault="00187985" w:rsidP="00C62041">
      <w:pPr>
        <w:rPr>
          <w:ins w:id="101" w:author="作成者"/>
          <w:rFonts w:ascii="ＭＳ 明朝" w:hAnsi="ＭＳ 明朝"/>
        </w:rPr>
      </w:pPr>
    </w:p>
    <w:p w14:paraId="554AA777" w14:textId="0DF72241" w:rsidR="00187985" w:rsidRDefault="00187985" w:rsidP="00C62041">
      <w:pPr>
        <w:rPr>
          <w:ins w:id="102" w:author="作成者"/>
          <w:rFonts w:ascii="ＭＳ 明朝" w:hAnsi="ＭＳ 明朝"/>
        </w:rPr>
      </w:pPr>
      <w:ins w:id="103" w:author="作成者">
        <w:r>
          <w:rPr>
            <w:rFonts w:ascii="ＭＳ 明朝" w:hAnsi="ＭＳ 明朝" w:hint="eastAsia"/>
          </w:rPr>
          <w:t>（進捗報告）</w:t>
        </w:r>
      </w:ins>
    </w:p>
    <w:p w14:paraId="03CA4BBD" w14:textId="1BF30670" w:rsidR="00206E39" w:rsidRDefault="00206E39" w:rsidP="00C62041">
      <w:pPr>
        <w:rPr>
          <w:ins w:id="104" w:author="作成者"/>
          <w:rFonts w:ascii="ＭＳ 明朝" w:hAnsi="ＭＳ 明朝"/>
        </w:rPr>
      </w:pPr>
      <w:ins w:id="105" w:author="作成者">
        <w:r>
          <w:rPr>
            <w:rFonts w:ascii="ＭＳ 明朝" w:hAnsi="ＭＳ 明朝" w:hint="eastAsia"/>
          </w:rPr>
          <w:t>第２５条　システム開発期間において2週間毎に定例進捗報告を行い、その形態は会議あるいはレポート形式で行えるものとする。</w:t>
        </w:r>
      </w:ins>
    </w:p>
    <w:p w14:paraId="2A9EE368" w14:textId="77777777" w:rsidR="00187985" w:rsidRDefault="00187985" w:rsidP="00187985">
      <w:pPr>
        <w:rPr>
          <w:ins w:id="106" w:author="作成者"/>
          <w:rFonts w:ascii="ＭＳ 明朝" w:hAnsi="ＭＳ 明朝"/>
        </w:rPr>
      </w:pPr>
    </w:p>
    <w:p w14:paraId="7C0D4810" w14:textId="413508C9" w:rsidR="00187985" w:rsidRDefault="00187985" w:rsidP="00187985">
      <w:pPr>
        <w:rPr>
          <w:ins w:id="107" w:author="作成者"/>
          <w:rFonts w:ascii="ＭＳ 明朝" w:hAnsi="ＭＳ 明朝"/>
        </w:rPr>
      </w:pPr>
      <w:ins w:id="108" w:author="作成者">
        <w:r>
          <w:rPr>
            <w:rFonts w:ascii="ＭＳ 明朝" w:hAnsi="ＭＳ 明朝" w:hint="eastAsia"/>
          </w:rPr>
          <w:t>（優先交渉権）</w:t>
        </w:r>
      </w:ins>
    </w:p>
    <w:p w14:paraId="32D66A90" w14:textId="5001F8E6" w:rsidR="00187985" w:rsidRPr="00187985" w:rsidRDefault="00206E39" w:rsidP="00187985">
      <w:pPr>
        <w:rPr>
          <w:ins w:id="109" w:author="作成者"/>
          <w:rFonts w:ascii="ＭＳ 明朝" w:hAnsi="ＭＳ 明朝"/>
          <w:lang/>
        </w:rPr>
      </w:pPr>
      <w:ins w:id="110" w:author="作成者">
        <w:r>
          <w:rPr>
            <w:rFonts w:ascii="ＭＳ 明朝" w:hAnsi="ＭＳ 明朝" w:hint="eastAsia"/>
          </w:rPr>
          <w:t xml:space="preserve">第２６条　</w:t>
        </w:r>
        <w:r w:rsidR="00187985" w:rsidRPr="00187985">
          <w:rPr>
            <w:rFonts w:ascii="ＭＳ 明朝" w:hAnsi="ＭＳ 明朝"/>
            <w:lang/>
          </w:rPr>
          <w:t>本契約の成果物に関する追加開発、機能拡張、保守業務について、甲は乙に対して優先的に交渉する機会を設ける</w:t>
        </w:r>
        <w:r w:rsidR="00735FB4">
          <w:rPr>
            <w:rFonts w:ascii="ＭＳ 明朝" w:hAnsi="ＭＳ 明朝" w:hint="eastAsia"/>
            <w:lang/>
          </w:rPr>
          <w:t>。</w:t>
        </w:r>
      </w:ins>
    </w:p>
    <w:p w14:paraId="2EE16164" w14:textId="66C2E8E2" w:rsidR="00206E39" w:rsidRPr="009B67C9" w:rsidRDefault="00206E39" w:rsidP="00C62041">
      <w:pPr>
        <w:rPr>
          <w:ins w:id="111" w:author="作成者"/>
          <w:rFonts w:ascii="ＭＳ 明朝" w:hAnsi="ＭＳ 明朝"/>
          <w:lang w:val="mn-MN"/>
          <w:rPrChange w:id="112" w:author="作成者">
            <w:rPr>
              <w:ins w:id="113" w:author="作成者"/>
              <w:rFonts w:ascii="ＭＳ 明朝" w:hAnsi="ＭＳ 明朝"/>
              <w:lang/>
            </w:rPr>
          </w:rPrChange>
        </w:rPr>
      </w:pPr>
    </w:p>
    <w:p w14:paraId="21DAAA88" w14:textId="6A8FAC2E" w:rsidR="00187985" w:rsidRDefault="00187985" w:rsidP="00C62041">
      <w:pPr>
        <w:rPr>
          <w:ins w:id="114" w:author="作成者"/>
          <w:rFonts w:ascii="ＭＳ 明朝" w:hAnsi="ＭＳ 明朝"/>
          <w:lang/>
        </w:rPr>
      </w:pPr>
      <w:ins w:id="115" w:author="作成者">
        <w:r>
          <w:rPr>
            <w:rFonts w:ascii="ＭＳ 明朝" w:hAnsi="ＭＳ 明朝" w:hint="eastAsia"/>
            <w:lang/>
          </w:rPr>
          <w:t>（</w:t>
        </w:r>
        <w:r w:rsidRPr="00187985">
          <w:rPr>
            <w:rFonts w:ascii="ＭＳ 明朝" w:hAnsi="ＭＳ 明朝"/>
            <w:lang/>
          </w:rPr>
          <w:t>開発体制の継続性</w:t>
        </w:r>
        <w:r>
          <w:rPr>
            <w:rFonts w:ascii="ＭＳ 明朝" w:hAnsi="ＭＳ 明朝" w:hint="eastAsia"/>
            <w:lang/>
          </w:rPr>
          <w:t>）</w:t>
        </w:r>
      </w:ins>
    </w:p>
    <w:p w14:paraId="30053865" w14:textId="42BA810D" w:rsidR="00187985" w:rsidRPr="00187985" w:rsidRDefault="00187985" w:rsidP="00187985">
      <w:pPr>
        <w:rPr>
          <w:ins w:id="116" w:author="作成者"/>
          <w:rFonts w:ascii="ＭＳ 明朝" w:hAnsi="ＭＳ 明朝"/>
          <w:lang/>
        </w:rPr>
      </w:pPr>
      <w:ins w:id="117" w:author="作成者">
        <w:r>
          <w:rPr>
            <w:rFonts w:ascii="ＭＳ 明朝" w:hAnsi="ＭＳ 明朝" w:hint="eastAsia"/>
            <w:lang/>
          </w:rPr>
          <w:t xml:space="preserve">第２７条　</w:t>
        </w:r>
        <w:r w:rsidRPr="00187985">
          <w:rPr>
            <w:rFonts w:ascii="ＭＳ 明朝" w:hAnsi="ＭＳ 明朝"/>
            <w:lang/>
          </w:rPr>
          <w:t>今後の追加開発においては、可能な限り本契約と同じ開発チームによる対応を考慮する</w:t>
        </w:r>
        <w:r w:rsidR="00735FB4">
          <w:rPr>
            <w:rFonts w:ascii="ＭＳ 明朝" w:hAnsi="ＭＳ 明朝" w:hint="eastAsia"/>
            <w:lang/>
          </w:rPr>
          <w:t>。</w:t>
        </w:r>
      </w:ins>
    </w:p>
    <w:p w14:paraId="7DC25006" w14:textId="53514804" w:rsidR="00187985" w:rsidRPr="009B67C9" w:rsidRDefault="00187985" w:rsidP="00C62041">
      <w:pPr>
        <w:rPr>
          <w:rFonts w:ascii="ＭＳ 明朝" w:hAnsi="ＭＳ 明朝"/>
          <w:lang/>
          <w:rPrChange w:id="118" w:author="作成者">
            <w:rPr>
              <w:rFonts w:ascii="ＭＳ 明朝" w:hAnsi="ＭＳ 明朝"/>
            </w:rPr>
          </w:rPrChange>
        </w:rPr>
      </w:pPr>
    </w:p>
    <w:p w14:paraId="31CD91C4" w14:textId="77777777" w:rsidR="00C62041" w:rsidRPr="00C62041" w:rsidRDefault="00C62041" w:rsidP="00C62041">
      <w:pPr>
        <w:rPr>
          <w:rFonts w:ascii="ＭＳ 明朝" w:hAnsi="ＭＳ 明朝"/>
        </w:rPr>
      </w:pPr>
    </w:p>
    <w:p w14:paraId="365DD196" w14:textId="77777777" w:rsidR="00C62041" w:rsidRPr="00C62041" w:rsidRDefault="000069A9" w:rsidP="00C62041">
      <w:pPr>
        <w:rPr>
          <w:rFonts w:ascii="ＭＳ 明朝" w:hAnsi="ＭＳ 明朝"/>
        </w:rPr>
      </w:pPr>
      <w:r>
        <w:rPr>
          <w:rFonts w:ascii="ＭＳ 明朝" w:hAnsi="ＭＳ 明朝"/>
        </w:rPr>
        <w:br w:type="page"/>
      </w:r>
      <w:r w:rsidR="00C62041" w:rsidRPr="00C62041">
        <w:rPr>
          <w:rFonts w:ascii="ＭＳ 明朝" w:hAnsi="ＭＳ 明朝" w:hint="eastAsia"/>
        </w:rPr>
        <w:lastRenderedPageBreak/>
        <w:t>本契約の証として、本契約書２通を作成し、甲乙記名押印の上、各自１通を保有する。</w:t>
      </w:r>
    </w:p>
    <w:p w14:paraId="483E48F9" w14:textId="77777777" w:rsidR="00C62041" w:rsidRPr="000069A9" w:rsidRDefault="00C62041" w:rsidP="00C62041">
      <w:pPr>
        <w:rPr>
          <w:rFonts w:ascii="ＭＳ 明朝" w:hAnsi="ＭＳ 明朝"/>
        </w:rPr>
      </w:pPr>
    </w:p>
    <w:p w14:paraId="18825E5D" w14:textId="1ABE3077" w:rsidR="008154A8" w:rsidRPr="00440F58" w:rsidRDefault="006C140B" w:rsidP="008154A8">
      <w:pPr>
        <w:rPr>
          <w:rFonts w:ascii="ＭＳ 明朝" w:hAnsi="ＭＳ 明朝"/>
        </w:rPr>
      </w:pPr>
      <w:r>
        <w:rPr>
          <w:rFonts w:ascii="ＭＳ 明朝" w:hAnsi="ＭＳ 明朝" w:hint="eastAsia"/>
        </w:rPr>
        <w:t>２０２</w:t>
      </w:r>
      <w:r w:rsidR="00691BFE">
        <w:rPr>
          <w:rFonts w:ascii="ＭＳ 明朝" w:hAnsi="ＭＳ 明朝" w:hint="eastAsia"/>
        </w:rPr>
        <w:t>５</w:t>
      </w:r>
      <w:r w:rsidR="00C62041" w:rsidRPr="00C62041">
        <w:rPr>
          <w:rFonts w:ascii="ＭＳ 明朝" w:hAnsi="ＭＳ 明朝" w:hint="eastAsia"/>
        </w:rPr>
        <w:t>年</w:t>
      </w:r>
      <w:r w:rsidR="00691BFE">
        <w:rPr>
          <w:rFonts w:ascii="ＭＳ 明朝" w:hAnsi="ＭＳ 明朝" w:hint="eastAsia"/>
        </w:rPr>
        <w:t>７</w:t>
      </w:r>
      <w:r w:rsidR="00C62041" w:rsidRPr="00C62041">
        <w:rPr>
          <w:rFonts w:ascii="ＭＳ 明朝" w:hAnsi="ＭＳ 明朝" w:hint="eastAsia"/>
        </w:rPr>
        <w:t>月</w:t>
      </w:r>
      <w:r w:rsidR="00543044">
        <w:rPr>
          <w:rFonts w:ascii="ＭＳ 明朝" w:hAnsi="ＭＳ 明朝" w:hint="eastAsia"/>
        </w:rPr>
        <w:t>２</w:t>
      </w:r>
      <w:r w:rsidR="00691BFE">
        <w:rPr>
          <w:rFonts w:ascii="ＭＳ 明朝" w:hAnsi="ＭＳ 明朝" w:hint="eastAsia"/>
        </w:rPr>
        <w:t>１</w:t>
      </w:r>
      <w:r w:rsidR="00C62041" w:rsidRPr="00C62041">
        <w:rPr>
          <w:rFonts w:ascii="ＭＳ 明朝" w:hAnsi="ＭＳ 明朝" w:hint="eastAsia"/>
        </w:rPr>
        <w:t>日</w:t>
      </w:r>
    </w:p>
    <w:p w14:paraId="5C6ACA75" w14:textId="77777777" w:rsidR="008154A8" w:rsidRPr="00DE56F3" w:rsidRDefault="008154A8" w:rsidP="008154A8"/>
    <w:p w14:paraId="07E5DEF2" w14:textId="7F250FBF" w:rsidR="008154A8" w:rsidRPr="00DE56F3" w:rsidRDefault="008154A8" w:rsidP="008154A8">
      <w:pPr>
        <w:ind w:leftChars="1000" w:left="2400"/>
      </w:pPr>
      <w:r w:rsidRPr="00DE56F3">
        <w:rPr>
          <w:rFonts w:hint="eastAsia"/>
        </w:rPr>
        <w:t xml:space="preserve">甲　</w:t>
      </w:r>
      <w:ins w:id="119" w:author="作成者">
        <w:r w:rsidR="009B67C9" w:rsidRPr="009B67C9">
          <w:t>Suite 2701-08 27/F</w:t>
        </w:r>
        <w:proofErr w:type="gramStart"/>
        <w:r w:rsidR="009B67C9" w:rsidRPr="009B67C9">
          <w:t>.,</w:t>
        </w:r>
        <w:proofErr w:type="gramEnd"/>
        <w:r w:rsidR="009B67C9" w:rsidRPr="009B67C9">
          <w:t xml:space="preserve"> Shui On Centre, Nos. 6-8 </w:t>
        </w:r>
        <w:proofErr w:type="spellStart"/>
        <w:r w:rsidR="009B67C9" w:rsidRPr="009B67C9">
          <w:t>Harbour</w:t>
        </w:r>
        <w:proofErr w:type="spellEnd"/>
        <w:r w:rsidR="009B67C9" w:rsidRPr="009B67C9">
          <w:t xml:space="preserve"> Road, Wanchai, Hong Kong</w:t>
        </w:r>
      </w:ins>
      <w:del w:id="120" w:author="作成者">
        <w:r w:rsidR="00543044" w:rsidDel="009B67C9">
          <w:rPr>
            <w:rFonts w:hint="eastAsia"/>
          </w:rPr>
          <w:delText>〇〇</w:delText>
        </w:r>
      </w:del>
    </w:p>
    <w:p w14:paraId="18A6A7BC" w14:textId="4D684075" w:rsidR="008154A8" w:rsidRPr="00DE56F3" w:rsidRDefault="001354D4" w:rsidP="008154A8">
      <w:pPr>
        <w:ind w:leftChars="1000" w:left="2400"/>
      </w:pPr>
      <w:r w:rsidRPr="00DE56F3">
        <w:rPr>
          <w:noProof/>
        </w:rPr>
        <mc:AlternateContent>
          <mc:Choice Requires="wps">
            <w:drawing>
              <wp:anchor distT="0" distB="0" distL="114300" distR="114300" simplePos="0" relativeHeight="251656192" behindDoc="0" locked="0" layoutInCell="1" allowOverlap="1" wp14:anchorId="421D3C54" wp14:editId="6C4C6EA7">
                <wp:simplePos x="0" y="0"/>
                <wp:positionH relativeFrom="column">
                  <wp:posOffset>5554345</wp:posOffset>
                </wp:positionH>
                <wp:positionV relativeFrom="paragraph">
                  <wp:posOffset>143078</wp:posOffset>
                </wp:positionV>
                <wp:extent cx="609600" cy="532130"/>
                <wp:effectExtent l="0" t="0" r="12700" b="1397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213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6B230" id="Oval 18" o:spid="_x0000_s1026" style="position:absolute;margin-left:437.35pt;margin-top:11.25pt;width:48pt;height:4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">
                <v:stroke dashstyle="dash"/>
              </v:oval>
            </w:pict>
          </mc:Fallback>
        </mc:AlternateContent>
      </w:r>
      <w:r w:rsidR="008154A8" w:rsidRPr="00DE56F3">
        <w:rPr>
          <w:rFonts w:hint="eastAsia"/>
        </w:rPr>
        <w:t xml:space="preserve">　　</w:t>
      </w:r>
      <w:ins w:id="121" w:author="作成者">
        <w:r w:rsidR="009B67C9" w:rsidRPr="009B67C9">
          <w:t>CURIOX SOLUTIONS LIMITED</w:t>
        </w:r>
      </w:ins>
      <w:del w:id="122" w:author="作成者">
        <w:r w:rsidR="00543044" w:rsidDel="009B67C9">
          <w:rPr>
            <w:rFonts w:hint="eastAsia"/>
          </w:rPr>
          <w:delText>〇〇</w:delText>
        </w:r>
      </w:del>
    </w:p>
    <w:p w14:paraId="4C7D8527" w14:textId="2A62EE47" w:rsidR="008154A8" w:rsidRPr="00DE56F3" w:rsidRDefault="008154A8" w:rsidP="008154A8">
      <w:pPr>
        <w:ind w:leftChars="1000" w:left="2400"/>
      </w:pPr>
      <w:r w:rsidRPr="00DE56F3">
        <w:rPr>
          <w:rFonts w:hint="eastAsia"/>
        </w:rPr>
        <w:t xml:space="preserve">　　　　代表取締役</w:t>
      </w:r>
      <w:r w:rsidR="006C140B">
        <w:rPr>
          <w:rFonts w:hint="eastAsia"/>
        </w:rPr>
        <w:t>社長</w:t>
      </w:r>
      <w:r w:rsidR="001354D4">
        <w:rPr>
          <w:rFonts w:hint="eastAsia"/>
        </w:rPr>
        <w:t xml:space="preserve">　</w:t>
      </w:r>
      <w:ins w:id="123" w:author="作成者">
        <w:r w:rsidR="009B67C9">
          <w:t>GEN NAGANO</w:t>
        </w:r>
      </w:ins>
      <w:del w:id="124" w:author="作成者">
        <w:r w:rsidR="00543044" w:rsidDel="009B67C9">
          <w:rPr>
            <w:rFonts w:hint="eastAsia"/>
          </w:rPr>
          <w:delText>〇〇</w:delText>
        </w:r>
      </w:del>
    </w:p>
    <w:p w14:paraId="066A094E" w14:textId="77777777" w:rsidR="008154A8" w:rsidRPr="00DE56F3" w:rsidRDefault="008154A8" w:rsidP="008154A8">
      <w:pPr>
        <w:ind w:leftChars="1000" w:left="2400"/>
      </w:pPr>
    </w:p>
    <w:p w14:paraId="2CF3AA89" w14:textId="722BA21F" w:rsidR="008154A8" w:rsidRPr="00DE56F3" w:rsidRDefault="008154A8" w:rsidP="008154A8">
      <w:pPr>
        <w:ind w:leftChars="1000" w:left="2400"/>
      </w:pPr>
      <w:r w:rsidRPr="00DE56F3">
        <w:rPr>
          <w:rFonts w:hint="eastAsia"/>
        </w:rPr>
        <w:t xml:space="preserve">乙　</w:t>
      </w:r>
      <w:r w:rsidR="00B4068A">
        <w:rPr>
          <w:rFonts w:hint="eastAsia"/>
        </w:rPr>
        <w:t>モンゴル国ウランバートル市</w:t>
      </w:r>
      <w:r w:rsidR="00C059F3">
        <w:rPr>
          <w:rFonts w:hint="eastAsia"/>
        </w:rPr>
        <w:t>バヤンゴル区第</w:t>
      </w:r>
      <w:r w:rsidR="00C059F3">
        <w:rPr>
          <w:rFonts w:hint="eastAsia"/>
        </w:rPr>
        <w:t>11</w:t>
      </w:r>
      <w:r w:rsidR="00C059F3">
        <w:rPr>
          <w:rFonts w:hint="eastAsia"/>
        </w:rPr>
        <w:t>ホロー</w:t>
      </w:r>
      <w:r w:rsidR="00C059F3">
        <w:t>4-30B-49</w:t>
      </w:r>
    </w:p>
    <w:p w14:paraId="1AE22243" w14:textId="27E98D13" w:rsidR="008154A8" w:rsidRPr="00DE56F3" w:rsidRDefault="008154A8" w:rsidP="008154A8">
      <w:pPr>
        <w:ind w:leftChars="1000" w:left="2400"/>
      </w:pPr>
      <w:r w:rsidRPr="00DE56F3">
        <w:rPr>
          <w:rFonts w:hint="eastAsia"/>
        </w:rPr>
        <w:t xml:space="preserve">　　</w:t>
      </w:r>
      <w:r w:rsidR="00C059F3">
        <w:rPr>
          <w:rFonts w:hint="eastAsia"/>
        </w:rPr>
        <w:t>G</w:t>
      </w:r>
      <w:r w:rsidR="00C059F3">
        <w:t>OODTECH SOFT LLC</w:t>
      </w:r>
    </w:p>
    <w:p w14:paraId="70492BAB" w14:textId="4F68AE0F" w:rsidR="008154A8" w:rsidRPr="00DE56F3" w:rsidRDefault="001354D4" w:rsidP="008154A8">
      <w:pPr>
        <w:ind w:leftChars="1000" w:left="2400"/>
      </w:pPr>
      <w:r w:rsidRPr="00DE56F3">
        <w:rPr>
          <w:noProof/>
        </w:rPr>
        <mc:AlternateContent>
          <mc:Choice Requires="wps">
            <w:drawing>
              <wp:anchor distT="0" distB="0" distL="114300" distR="114300" simplePos="0" relativeHeight="251657216" behindDoc="0" locked="0" layoutInCell="1" allowOverlap="1" wp14:anchorId="797AE048" wp14:editId="5CE196DD">
                <wp:simplePos x="0" y="0"/>
                <wp:positionH relativeFrom="margin">
                  <wp:posOffset>5554345</wp:posOffset>
                </wp:positionH>
                <wp:positionV relativeFrom="paragraph">
                  <wp:posOffset>182448</wp:posOffset>
                </wp:positionV>
                <wp:extent cx="609600" cy="541020"/>
                <wp:effectExtent l="0" t="0" r="12700" b="17780"/>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4102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FD1E3" id="Oval 19" o:spid="_x0000_s1026" style="position:absolute;margin-left:437.35pt;margin-top:14.35pt;width:48pt;height:42.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">
                <v:stroke dashstyle="dash"/>
                <w10:wrap anchorx="margin"/>
              </v:oval>
            </w:pict>
          </mc:Fallback>
        </mc:AlternateContent>
      </w:r>
      <w:r w:rsidR="008154A8" w:rsidRPr="00DE56F3">
        <w:rPr>
          <w:rFonts w:hint="eastAsia"/>
        </w:rPr>
        <w:t xml:space="preserve">　　　　代表取締役</w:t>
      </w:r>
      <w:r>
        <w:rPr>
          <w:rFonts w:hint="eastAsia"/>
        </w:rPr>
        <w:t xml:space="preserve">社長　</w:t>
      </w:r>
      <w:r>
        <w:t>ENKHBAYAR AMARTUVSHIN</w:t>
      </w:r>
    </w:p>
    <w:sectPr w:rsidR="008154A8" w:rsidRPr="00DE56F3" w:rsidSect="008154A8">
      <w:footerReference w:type="default" r:id="rId7"/>
      <w:pgSz w:w="11900" w:h="16840"/>
      <w:pgMar w:top="1418" w:right="1418" w:bottom="1418" w:left="1418" w:header="567" w:footer="851"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18782" w14:textId="77777777" w:rsidR="00A1347B" w:rsidRDefault="00A1347B">
      <w:r>
        <w:separator/>
      </w:r>
    </w:p>
  </w:endnote>
  <w:endnote w:type="continuationSeparator" w:id="0">
    <w:p w14:paraId="1610696B" w14:textId="77777777" w:rsidR="00A1347B" w:rsidRDefault="00A13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HiraMinProN-W3">
    <w:panose1 w:val="02020300000000000000"/>
    <w:charset w:val="80"/>
    <w:family w:val="roman"/>
    <w:pitch w:val="variable"/>
    <w:sig w:usb0="E00002FF" w:usb1="7AC7FFFF" w:usb2="00000012" w:usb3="00000000" w:csb0="0002000D" w:csb1="00000000"/>
  </w:font>
  <w:font w:name="HiraMinProN-W6">
    <w:panose1 w:val="02020600000000000000"/>
    <w:charset w:val="80"/>
    <w:family w:val="roman"/>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687A" w14:textId="77777777" w:rsidR="00F33F39" w:rsidRDefault="00F33F39">
    <w:pPr>
      <w:pStyle w:val="a4"/>
      <w:jc w:val="right"/>
    </w:pPr>
    <w:r>
      <w:fldChar w:fldCharType="begin"/>
    </w:r>
    <w:r>
      <w:instrText xml:space="preserve"> PAGE   \* MERGEFORMAT </w:instrText>
    </w:r>
    <w:r>
      <w:fldChar w:fldCharType="separate"/>
    </w:r>
    <w:r w:rsidR="00F01C8D">
      <w:rPr>
        <w:noProof/>
      </w:rPr>
      <w:t>5</w:t>
    </w:r>
    <w:r>
      <w:rPr>
        <w:noProof/>
      </w:rPr>
      <w:fldChar w:fldCharType="end"/>
    </w:r>
  </w:p>
  <w:p w14:paraId="2296EB49" w14:textId="77777777" w:rsidR="008154A8" w:rsidRPr="007560AD" w:rsidRDefault="008154A8" w:rsidP="007560A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1784" w14:textId="77777777" w:rsidR="00A1347B" w:rsidRDefault="00A1347B">
      <w:r>
        <w:separator/>
      </w:r>
    </w:p>
  </w:footnote>
  <w:footnote w:type="continuationSeparator" w:id="0">
    <w:p w14:paraId="617BC421" w14:textId="77777777" w:rsidR="00A1347B" w:rsidRDefault="00A13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8C"/>
    <w:multiLevelType w:val="hybridMultilevel"/>
    <w:tmpl w:val="12E40DFC"/>
    <w:lvl w:ilvl="0" w:tplc="BC94051E">
      <w:start w:val="5"/>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1" w15:restartNumberingAfterBreak="0">
    <w:nsid w:val="484C4AAF"/>
    <w:multiLevelType w:val="hybridMultilevel"/>
    <w:tmpl w:val="499A06D4"/>
    <w:lvl w:ilvl="0" w:tplc="F9AE59D6">
      <w:start w:val="1"/>
      <w:numFmt w:val="decimal"/>
      <w:lvlText w:val="第%1条"/>
      <w:lvlJc w:val="left"/>
      <w:pPr>
        <w:tabs>
          <w:tab w:val="num" w:pos="740"/>
        </w:tabs>
        <w:ind w:left="740" w:hanging="74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2" w15:restartNumberingAfterBreak="0">
    <w:nsid w:val="57EF2EB9"/>
    <w:multiLevelType w:val="hybridMultilevel"/>
    <w:tmpl w:val="4DECD064"/>
    <w:lvl w:ilvl="0" w:tplc="6418E5BE">
      <w:start w:val="10"/>
      <w:numFmt w:val="decimal"/>
      <w:lvlText w:val="第%1条"/>
      <w:lvlJc w:val="left"/>
      <w:pPr>
        <w:tabs>
          <w:tab w:val="num" w:pos="1120"/>
        </w:tabs>
        <w:ind w:left="1120" w:hanging="112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3" w15:restartNumberingAfterBreak="0">
    <w:nsid w:val="5E0353C9"/>
    <w:multiLevelType w:val="hybridMultilevel"/>
    <w:tmpl w:val="A2BC9856"/>
    <w:lvl w:ilvl="0" w:tplc="E91EAA26">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4" w15:restartNumberingAfterBreak="0">
    <w:nsid w:val="66A81A66"/>
    <w:multiLevelType w:val="hybridMultilevel"/>
    <w:tmpl w:val="3A1234EE"/>
    <w:lvl w:ilvl="0" w:tplc="29F0B090">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5" w15:restartNumberingAfterBreak="0">
    <w:nsid w:val="7C0A5BE0"/>
    <w:multiLevelType w:val="hybridMultilevel"/>
    <w:tmpl w:val="BF48CCF0"/>
    <w:lvl w:ilvl="0" w:tplc="983C9C3E">
      <w:start w:val="2"/>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num w:numId="1" w16cid:durableId="472715660">
    <w:abstractNumId w:val="4"/>
  </w:num>
  <w:num w:numId="2" w16cid:durableId="648217425">
    <w:abstractNumId w:val="2"/>
  </w:num>
  <w:num w:numId="3" w16cid:durableId="185795440">
    <w:abstractNumId w:val="1"/>
  </w:num>
  <w:num w:numId="4" w16cid:durableId="1002316032">
    <w:abstractNumId w:val="0"/>
  </w:num>
  <w:num w:numId="5" w16cid:durableId="156531738">
    <w:abstractNumId w:val="5"/>
  </w:num>
  <w:num w:numId="6" w16cid:durableId="70078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B32"/>
    <w:rsid w:val="000069A9"/>
    <w:rsid w:val="00060524"/>
    <w:rsid w:val="00063496"/>
    <w:rsid w:val="00077C43"/>
    <w:rsid w:val="000C534F"/>
    <w:rsid w:val="000E1DF6"/>
    <w:rsid w:val="000F2497"/>
    <w:rsid w:val="001354D4"/>
    <w:rsid w:val="00186EA9"/>
    <w:rsid w:val="00187985"/>
    <w:rsid w:val="001A0422"/>
    <w:rsid w:val="001B6805"/>
    <w:rsid w:val="00206E39"/>
    <w:rsid w:val="002D153D"/>
    <w:rsid w:val="003523AD"/>
    <w:rsid w:val="00387426"/>
    <w:rsid w:val="003C729B"/>
    <w:rsid w:val="003F29BA"/>
    <w:rsid w:val="00440F58"/>
    <w:rsid w:val="004702E2"/>
    <w:rsid w:val="00474FD5"/>
    <w:rsid w:val="004D5158"/>
    <w:rsid w:val="005235CA"/>
    <w:rsid w:val="00541086"/>
    <w:rsid w:val="00543044"/>
    <w:rsid w:val="00576B72"/>
    <w:rsid w:val="0058158D"/>
    <w:rsid w:val="005A7E79"/>
    <w:rsid w:val="00604EF0"/>
    <w:rsid w:val="006613A5"/>
    <w:rsid w:val="00691BFE"/>
    <w:rsid w:val="006C140B"/>
    <w:rsid w:val="006E2890"/>
    <w:rsid w:val="006E325C"/>
    <w:rsid w:val="0072527D"/>
    <w:rsid w:val="00735FB4"/>
    <w:rsid w:val="007560AD"/>
    <w:rsid w:val="008033D8"/>
    <w:rsid w:val="008154A8"/>
    <w:rsid w:val="008B4106"/>
    <w:rsid w:val="008D5784"/>
    <w:rsid w:val="008F5D35"/>
    <w:rsid w:val="0093654C"/>
    <w:rsid w:val="009B67C9"/>
    <w:rsid w:val="009C48F6"/>
    <w:rsid w:val="00A07E60"/>
    <w:rsid w:val="00A1347B"/>
    <w:rsid w:val="00A65079"/>
    <w:rsid w:val="00AA6C4F"/>
    <w:rsid w:val="00AC1407"/>
    <w:rsid w:val="00AC64DE"/>
    <w:rsid w:val="00B4068A"/>
    <w:rsid w:val="00BC1F5A"/>
    <w:rsid w:val="00BF520A"/>
    <w:rsid w:val="00C059F3"/>
    <w:rsid w:val="00C11B98"/>
    <w:rsid w:val="00C355CB"/>
    <w:rsid w:val="00C3734F"/>
    <w:rsid w:val="00C40D35"/>
    <w:rsid w:val="00C62041"/>
    <w:rsid w:val="00C76B32"/>
    <w:rsid w:val="00C862B2"/>
    <w:rsid w:val="00DD0992"/>
    <w:rsid w:val="00DF5239"/>
    <w:rsid w:val="00E650F2"/>
    <w:rsid w:val="00F01C8D"/>
    <w:rsid w:val="00F33F39"/>
    <w:rsid w:val="00F51D17"/>
    <w:rsid w:val="00F62FFB"/>
    <w:rsid w:val="00F77C95"/>
    <w:rsid w:val="00FC6CA8"/>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ACC97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FB4"/>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85019"/>
    <w:pPr>
      <w:tabs>
        <w:tab w:val="center" w:pos="4252"/>
        <w:tab w:val="right" w:pos="8504"/>
      </w:tabs>
      <w:snapToGrid w:val="0"/>
    </w:pPr>
  </w:style>
  <w:style w:type="paragraph" w:styleId="a4">
    <w:name w:val="footer"/>
    <w:basedOn w:val="a"/>
    <w:link w:val="a5"/>
    <w:uiPriority w:val="99"/>
    <w:rsid w:val="00485019"/>
    <w:pPr>
      <w:tabs>
        <w:tab w:val="center" w:pos="4252"/>
        <w:tab w:val="right" w:pos="8504"/>
      </w:tabs>
      <w:snapToGrid w:val="0"/>
    </w:pPr>
  </w:style>
  <w:style w:type="character" w:styleId="a6">
    <w:name w:val="page number"/>
    <w:basedOn w:val="a0"/>
    <w:rsid w:val="00485019"/>
  </w:style>
  <w:style w:type="paragraph" w:customStyle="1" w:styleId="a7">
    <w:name w:val="書類本文"/>
    <w:basedOn w:val="a"/>
    <w:rsid w:val="00485019"/>
    <w:pPr>
      <w:widowControl/>
      <w:suppressAutoHyphens/>
      <w:autoSpaceDE w:val="0"/>
      <w:autoSpaceDN w:val="0"/>
      <w:adjustRightInd w:val="0"/>
      <w:spacing w:line="227" w:lineRule="atLeast"/>
      <w:ind w:left="567" w:right="283" w:hanging="283"/>
      <w:jc w:val="left"/>
      <w:textAlignment w:val="baseline"/>
    </w:pPr>
    <w:rPr>
      <w:rFonts w:ascii="HiraMinProN-W3" w:eastAsia="HiraMinProN-W3" w:hAnsi="HiraMinProN-W3"/>
      <w:color w:val="000000"/>
      <w:kern w:val="0"/>
      <w:sz w:val="14"/>
      <w:szCs w:val="14"/>
    </w:rPr>
  </w:style>
  <w:style w:type="paragraph" w:customStyle="1" w:styleId="a8">
    <w:name w:val="書類タイトル"/>
    <w:basedOn w:val="a"/>
    <w:rsid w:val="00485019"/>
    <w:pPr>
      <w:widowControl/>
      <w:suppressAutoHyphens/>
      <w:autoSpaceDE w:val="0"/>
      <w:autoSpaceDN w:val="0"/>
      <w:adjustRightInd w:val="0"/>
      <w:spacing w:line="227" w:lineRule="atLeast"/>
      <w:jc w:val="center"/>
      <w:textAlignment w:val="baseline"/>
    </w:pPr>
    <w:rPr>
      <w:rFonts w:ascii="HiraMinProN-W6" w:eastAsia="HiraMinProN-W6" w:hAnsi="HiraMinProN-W6"/>
      <w:color w:val="000000"/>
      <w:kern w:val="0"/>
      <w:sz w:val="20"/>
      <w:szCs w:val="20"/>
    </w:rPr>
  </w:style>
  <w:style w:type="paragraph" w:customStyle="1" w:styleId="a9">
    <w:name w:val="書類本文（番号あり）"/>
    <w:basedOn w:val="a7"/>
    <w:rsid w:val="00485019"/>
    <w:pPr>
      <w:tabs>
        <w:tab w:val="left" w:pos="760"/>
      </w:tabs>
      <w:ind w:left="765" w:hanging="369"/>
    </w:pPr>
  </w:style>
  <w:style w:type="paragraph" w:customStyle="1" w:styleId="aa">
    <w:name w:val="タイトル"/>
    <w:basedOn w:val="a"/>
    <w:rsid w:val="00485019"/>
    <w:pPr>
      <w:jc w:val="center"/>
    </w:pPr>
    <w:rPr>
      <w:sz w:val="28"/>
    </w:rPr>
  </w:style>
  <w:style w:type="paragraph" w:customStyle="1" w:styleId="1">
    <w:name w:val="1字先頭ぶら下げ"/>
    <w:basedOn w:val="a"/>
    <w:rsid w:val="00750BAB"/>
    <w:pPr>
      <w:ind w:left="240" w:hangingChars="100" w:hanging="240"/>
    </w:pPr>
  </w:style>
  <w:style w:type="paragraph" w:customStyle="1" w:styleId="10">
    <w:name w:val="1字下げ"/>
    <w:basedOn w:val="a"/>
    <w:rsid w:val="00750BAB"/>
    <w:pPr>
      <w:ind w:leftChars="100" w:left="240"/>
    </w:pPr>
  </w:style>
  <w:style w:type="paragraph" w:customStyle="1" w:styleId="25">
    <w:name w:val="2.5字先頭ぶら下げ"/>
    <w:basedOn w:val="a"/>
    <w:rsid w:val="00F60511"/>
    <w:pPr>
      <w:ind w:left="600" w:hangingChars="250" w:hanging="600"/>
    </w:pPr>
  </w:style>
  <w:style w:type="character" w:customStyle="1" w:styleId="a5">
    <w:name w:val="フッター (文字)"/>
    <w:link w:val="a4"/>
    <w:uiPriority w:val="99"/>
    <w:rsid w:val="003523AD"/>
    <w:rPr>
      <w:kern w:val="2"/>
      <w:sz w:val="24"/>
      <w:szCs w:val="24"/>
    </w:rPr>
  </w:style>
  <w:style w:type="paragraph" w:styleId="ab">
    <w:name w:val="Plain Text"/>
    <w:basedOn w:val="a"/>
    <w:link w:val="ac"/>
    <w:semiHidden/>
    <w:rsid w:val="00C3734F"/>
    <w:rPr>
      <w:rFonts w:ascii="ＭＳ 明朝" w:hAnsi="Courier New" w:cs="Courier New"/>
      <w:sz w:val="21"/>
      <w:szCs w:val="21"/>
    </w:rPr>
  </w:style>
  <w:style w:type="character" w:customStyle="1" w:styleId="ac">
    <w:name w:val="書式なし (文字)"/>
    <w:link w:val="ab"/>
    <w:semiHidden/>
    <w:rsid w:val="00C3734F"/>
    <w:rPr>
      <w:rFonts w:ascii="ＭＳ 明朝" w:hAnsi="Courier New" w:cs="Courier New"/>
      <w:kern w:val="2"/>
      <w:sz w:val="21"/>
      <w:szCs w:val="21"/>
    </w:rPr>
  </w:style>
  <w:style w:type="paragraph" w:styleId="ad">
    <w:name w:val="Revision"/>
    <w:hidden/>
    <w:uiPriority w:val="99"/>
    <w:semiHidden/>
    <w:rsid w:val="00206E39"/>
    <w:rPr>
      <w:kern w:val="2"/>
      <w:sz w:val="24"/>
      <w:szCs w:val="24"/>
    </w:rPr>
  </w:style>
  <w:style w:type="table" w:styleId="ae">
    <w:name w:val="Table Grid"/>
    <w:basedOn w:val="a1"/>
    <w:uiPriority w:val="39"/>
    <w:rsid w:val="00735F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6608">
      <w:bodyDiv w:val="1"/>
      <w:marLeft w:val="0"/>
      <w:marRight w:val="0"/>
      <w:marTop w:val="0"/>
      <w:marBottom w:val="0"/>
      <w:divBdr>
        <w:top w:val="none" w:sz="0" w:space="0" w:color="auto"/>
        <w:left w:val="none" w:sz="0" w:space="0" w:color="auto"/>
        <w:bottom w:val="none" w:sz="0" w:space="0" w:color="auto"/>
        <w:right w:val="none" w:sz="0" w:space="0" w:color="auto"/>
      </w:divBdr>
      <w:divsChild>
        <w:div w:id="1926764169">
          <w:marLeft w:val="0"/>
          <w:marRight w:val="0"/>
          <w:marTop w:val="0"/>
          <w:marBottom w:val="0"/>
          <w:divBdr>
            <w:top w:val="none" w:sz="0" w:space="0" w:color="auto"/>
            <w:left w:val="none" w:sz="0" w:space="0" w:color="auto"/>
            <w:bottom w:val="none" w:sz="0" w:space="0" w:color="auto"/>
            <w:right w:val="none" w:sz="0" w:space="0" w:color="auto"/>
          </w:divBdr>
          <w:divsChild>
            <w:div w:id="620185010">
              <w:marLeft w:val="0"/>
              <w:marRight w:val="0"/>
              <w:marTop w:val="0"/>
              <w:marBottom w:val="0"/>
              <w:divBdr>
                <w:top w:val="none" w:sz="0" w:space="0" w:color="auto"/>
                <w:left w:val="none" w:sz="0" w:space="0" w:color="auto"/>
                <w:bottom w:val="none" w:sz="0" w:space="0" w:color="auto"/>
                <w:right w:val="none" w:sz="0" w:space="0" w:color="auto"/>
              </w:divBdr>
            </w:div>
            <w:div w:id="1301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2222">
      <w:bodyDiv w:val="1"/>
      <w:marLeft w:val="0"/>
      <w:marRight w:val="0"/>
      <w:marTop w:val="0"/>
      <w:marBottom w:val="0"/>
      <w:divBdr>
        <w:top w:val="none" w:sz="0" w:space="0" w:color="auto"/>
        <w:left w:val="none" w:sz="0" w:space="0" w:color="auto"/>
        <w:bottom w:val="none" w:sz="0" w:space="0" w:color="auto"/>
        <w:right w:val="none" w:sz="0" w:space="0" w:color="auto"/>
      </w:divBdr>
      <w:divsChild>
        <w:div w:id="1264995668">
          <w:marLeft w:val="0"/>
          <w:marRight w:val="0"/>
          <w:marTop w:val="0"/>
          <w:marBottom w:val="0"/>
          <w:divBdr>
            <w:top w:val="none" w:sz="0" w:space="0" w:color="auto"/>
            <w:left w:val="none" w:sz="0" w:space="0" w:color="auto"/>
            <w:bottom w:val="none" w:sz="0" w:space="0" w:color="auto"/>
            <w:right w:val="none" w:sz="0" w:space="0" w:color="auto"/>
          </w:divBdr>
          <w:divsChild>
            <w:div w:id="392890262">
              <w:marLeft w:val="0"/>
              <w:marRight w:val="0"/>
              <w:marTop w:val="0"/>
              <w:marBottom w:val="0"/>
              <w:divBdr>
                <w:top w:val="none" w:sz="0" w:space="0" w:color="auto"/>
                <w:left w:val="none" w:sz="0" w:space="0" w:color="auto"/>
                <w:bottom w:val="none" w:sz="0" w:space="0" w:color="auto"/>
                <w:right w:val="none" w:sz="0" w:space="0" w:color="auto"/>
              </w:divBdr>
            </w:div>
            <w:div w:id="1350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381">
      <w:bodyDiv w:val="1"/>
      <w:marLeft w:val="0"/>
      <w:marRight w:val="0"/>
      <w:marTop w:val="0"/>
      <w:marBottom w:val="0"/>
      <w:divBdr>
        <w:top w:val="none" w:sz="0" w:space="0" w:color="auto"/>
        <w:left w:val="none" w:sz="0" w:space="0" w:color="auto"/>
        <w:bottom w:val="none" w:sz="0" w:space="0" w:color="auto"/>
        <w:right w:val="none" w:sz="0" w:space="0" w:color="auto"/>
      </w:divBdr>
      <w:divsChild>
        <w:div w:id="2047412879">
          <w:marLeft w:val="0"/>
          <w:marRight w:val="0"/>
          <w:marTop w:val="0"/>
          <w:marBottom w:val="0"/>
          <w:divBdr>
            <w:top w:val="none" w:sz="0" w:space="0" w:color="auto"/>
            <w:left w:val="none" w:sz="0" w:space="0" w:color="auto"/>
            <w:bottom w:val="none" w:sz="0" w:space="0" w:color="auto"/>
            <w:right w:val="none" w:sz="0" w:space="0" w:color="auto"/>
          </w:divBdr>
          <w:divsChild>
            <w:div w:id="1454859125">
              <w:marLeft w:val="0"/>
              <w:marRight w:val="0"/>
              <w:marTop w:val="0"/>
              <w:marBottom w:val="0"/>
              <w:divBdr>
                <w:top w:val="none" w:sz="0" w:space="0" w:color="auto"/>
                <w:left w:val="none" w:sz="0" w:space="0" w:color="auto"/>
                <w:bottom w:val="none" w:sz="0" w:space="0" w:color="auto"/>
                <w:right w:val="none" w:sz="0" w:space="0" w:color="auto"/>
              </w:divBdr>
            </w:div>
            <w:div w:id="7264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187">
      <w:bodyDiv w:val="1"/>
      <w:marLeft w:val="0"/>
      <w:marRight w:val="0"/>
      <w:marTop w:val="0"/>
      <w:marBottom w:val="0"/>
      <w:divBdr>
        <w:top w:val="none" w:sz="0" w:space="0" w:color="auto"/>
        <w:left w:val="none" w:sz="0" w:space="0" w:color="auto"/>
        <w:bottom w:val="none" w:sz="0" w:space="0" w:color="auto"/>
        <w:right w:val="none" w:sz="0" w:space="0" w:color="auto"/>
      </w:divBdr>
      <w:divsChild>
        <w:div w:id="518278074">
          <w:marLeft w:val="0"/>
          <w:marRight w:val="0"/>
          <w:marTop w:val="0"/>
          <w:marBottom w:val="0"/>
          <w:divBdr>
            <w:top w:val="none" w:sz="0" w:space="0" w:color="auto"/>
            <w:left w:val="none" w:sz="0" w:space="0" w:color="auto"/>
            <w:bottom w:val="none" w:sz="0" w:space="0" w:color="auto"/>
            <w:right w:val="none" w:sz="0" w:space="0" w:color="auto"/>
          </w:divBdr>
          <w:divsChild>
            <w:div w:id="821770521">
              <w:marLeft w:val="0"/>
              <w:marRight w:val="0"/>
              <w:marTop w:val="0"/>
              <w:marBottom w:val="0"/>
              <w:divBdr>
                <w:top w:val="none" w:sz="0" w:space="0" w:color="auto"/>
                <w:left w:val="none" w:sz="0" w:space="0" w:color="auto"/>
                <w:bottom w:val="none" w:sz="0" w:space="0" w:color="auto"/>
                <w:right w:val="none" w:sz="0" w:space="0" w:color="auto"/>
              </w:divBdr>
            </w:div>
            <w:div w:id="314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5535">
      <w:bodyDiv w:val="1"/>
      <w:marLeft w:val="0"/>
      <w:marRight w:val="0"/>
      <w:marTop w:val="0"/>
      <w:marBottom w:val="0"/>
      <w:divBdr>
        <w:top w:val="none" w:sz="0" w:space="0" w:color="auto"/>
        <w:left w:val="none" w:sz="0" w:space="0" w:color="auto"/>
        <w:bottom w:val="none" w:sz="0" w:space="0" w:color="auto"/>
        <w:right w:val="none" w:sz="0" w:space="0" w:color="auto"/>
      </w:divBdr>
      <w:divsChild>
        <w:div w:id="1511487458">
          <w:marLeft w:val="0"/>
          <w:marRight w:val="0"/>
          <w:marTop w:val="0"/>
          <w:marBottom w:val="0"/>
          <w:divBdr>
            <w:top w:val="none" w:sz="0" w:space="0" w:color="auto"/>
            <w:left w:val="none" w:sz="0" w:space="0" w:color="auto"/>
            <w:bottom w:val="none" w:sz="0" w:space="0" w:color="auto"/>
            <w:right w:val="none" w:sz="0" w:space="0" w:color="auto"/>
          </w:divBdr>
          <w:divsChild>
            <w:div w:id="228156143">
              <w:marLeft w:val="0"/>
              <w:marRight w:val="0"/>
              <w:marTop w:val="0"/>
              <w:marBottom w:val="0"/>
              <w:divBdr>
                <w:top w:val="none" w:sz="0" w:space="0" w:color="auto"/>
                <w:left w:val="none" w:sz="0" w:space="0" w:color="auto"/>
                <w:bottom w:val="none" w:sz="0" w:space="0" w:color="auto"/>
                <w:right w:val="none" w:sz="0" w:space="0" w:color="auto"/>
              </w:divBdr>
            </w:div>
            <w:div w:id="1627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2632">
      <w:bodyDiv w:val="1"/>
      <w:marLeft w:val="0"/>
      <w:marRight w:val="0"/>
      <w:marTop w:val="0"/>
      <w:marBottom w:val="0"/>
      <w:divBdr>
        <w:top w:val="none" w:sz="0" w:space="0" w:color="auto"/>
        <w:left w:val="none" w:sz="0" w:space="0" w:color="auto"/>
        <w:bottom w:val="none" w:sz="0" w:space="0" w:color="auto"/>
        <w:right w:val="none" w:sz="0" w:space="0" w:color="auto"/>
      </w:divBdr>
      <w:divsChild>
        <w:div w:id="475336570">
          <w:marLeft w:val="0"/>
          <w:marRight w:val="0"/>
          <w:marTop w:val="0"/>
          <w:marBottom w:val="0"/>
          <w:divBdr>
            <w:top w:val="none" w:sz="0" w:space="0" w:color="auto"/>
            <w:left w:val="none" w:sz="0" w:space="0" w:color="auto"/>
            <w:bottom w:val="none" w:sz="0" w:space="0" w:color="auto"/>
            <w:right w:val="none" w:sz="0" w:space="0" w:color="auto"/>
          </w:divBdr>
          <w:divsChild>
            <w:div w:id="2493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80">
      <w:bodyDiv w:val="1"/>
      <w:marLeft w:val="0"/>
      <w:marRight w:val="0"/>
      <w:marTop w:val="0"/>
      <w:marBottom w:val="0"/>
      <w:divBdr>
        <w:top w:val="none" w:sz="0" w:space="0" w:color="auto"/>
        <w:left w:val="none" w:sz="0" w:space="0" w:color="auto"/>
        <w:bottom w:val="none" w:sz="0" w:space="0" w:color="auto"/>
        <w:right w:val="none" w:sz="0" w:space="0" w:color="auto"/>
      </w:divBdr>
      <w:divsChild>
        <w:div w:id="12268319">
          <w:marLeft w:val="0"/>
          <w:marRight w:val="0"/>
          <w:marTop w:val="0"/>
          <w:marBottom w:val="0"/>
          <w:divBdr>
            <w:top w:val="none" w:sz="0" w:space="0" w:color="auto"/>
            <w:left w:val="none" w:sz="0" w:space="0" w:color="auto"/>
            <w:bottom w:val="none" w:sz="0" w:space="0" w:color="auto"/>
            <w:right w:val="none" w:sz="0" w:space="0" w:color="auto"/>
          </w:divBdr>
          <w:divsChild>
            <w:div w:id="9779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684">
      <w:bodyDiv w:val="1"/>
      <w:marLeft w:val="0"/>
      <w:marRight w:val="0"/>
      <w:marTop w:val="0"/>
      <w:marBottom w:val="0"/>
      <w:divBdr>
        <w:top w:val="none" w:sz="0" w:space="0" w:color="auto"/>
        <w:left w:val="none" w:sz="0" w:space="0" w:color="auto"/>
        <w:bottom w:val="none" w:sz="0" w:space="0" w:color="auto"/>
        <w:right w:val="none" w:sz="0" w:space="0" w:color="auto"/>
      </w:divBdr>
      <w:divsChild>
        <w:div w:id="1664776817">
          <w:marLeft w:val="0"/>
          <w:marRight w:val="0"/>
          <w:marTop w:val="0"/>
          <w:marBottom w:val="0"/>
          <w:divBdr>
            <w:top w:val="none" w:sz="0" w:space="0" w:color="auto"/>
            <w:left w:val="none" w:sz="0" w:space="0" w:color="auto"/>
            <w:bottom w:val="none" w:sz="0" w:space="0" w:color="auto"/>
            <w:right w:val="none" w:sz="0" w:space="0" w:color="auto"/>
          </w:divBdr>
          <w:divsChild>
            <w:div w:id="1050613534">
              <w:marLeft w:val="0"/>
              <w:marRight w:val="0"/>
              <w:marTop w:val="0"/>
              <w:marBottom w:val="0"/>
              <w:divBdr>
                <w:top w:val="none" w:sz="0" w:space="0" w:color="auto"/>
                <w:left w:val="none" w:sz="0" w:space="0" w:color="auto"/>
                <w:bottom w:val="none" w:sz="0" w:space="0" w:color="auto"/>
                <w:right w:val="none" w:sz="0" w:space="0" w:color="auto"/>
              </w:divBdr>
            </w:div>
            <w:div w:id="19647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0553">
      <w:bodyDiv w:val="1"/>
      <w:marLeft w:val="0"/>
      <w:marRight w:val="0"/>
      <w:marTop w:val="0"/>
      <w:marBottom w:val="0"/>
      <w:divBdr>
        <w:top w:val="none" w:sz="0" w:space="0" w:color="auto"/>
        <w:left w:val="none" w:sz="0" w:space="0" w:color="auto"/>
        <w:bottom w:val="none" w:sz="0" w:space="0" w:color="auto"/>
        <w:right w:val="none" w:sz="0" w:space="0" w:color="auto"/>
      </w:divBdr>
      <w:divsChild>
        <w:div w:id="151726472">
          <w:marLeft w:val="0"/>
          <w:marRight w:val="0"/>
          <w:marTop w:val="0"/>
          <w:marBottom w:val="0"/>
          <w:divBdr>
            <w:top w:val="none" w:sz="0" w:space="0" w:color="auto"/>
            <w:left w:val="none" w:sz="0" w:space="0" w:color="auto"/>
            <w:bottom w:val="none" w:sz="0" w:space="0" w:color="auto"/>
            <w:right w:val="none" w:sz="0" w:space="0" w:color="auto"/>
          </w:divBdr>
          <w:divsChild>
            <w:div w:id="1217200634">
              <w:marLeft w:val="0"/>
              <w:marRight w:val="0"/>
              <w:marTop w:val="0"/>
              <w:marBottom w:val="0"/>
              <w:divBdr>
                <w:top w:val="none" w:sz="0" w:space="0" w:color="auto"/>
                <w:left w:val="none" w:sz="0" w:space="0" w:color="auto"/>
                <w:bottom w:val="none" w:sz="0" w:space="0" w:color="auto"/>
                <w:right w:val="none" w:sz="0" w:space="0" w:color="auto"/>
              </w:divBdr>
            </w:div>
            <w:div w:id="1258640304">
              <w:marLeft w:val="0"/>
              <w:marRight w:val="0"/>
              <w:marTop w:val="0"/>
              <w:marBottom w:val="0"/>
              <w:divBdr>
                <w:top w:val="none" w:sz="0" w:space="0" w:color="auto"/>
                <w:left w:val="none" w:sz="0" w:space="0" w:color="auto"/>
                <w:bottom w:val="none" w:sz="0" w:space="0" w:color="auto"/>
                <w:right w:val="none" w:sz="0" w:space="0" w:color="auto"/>
              </w:divBdr>
            </w:div>
            <w:div w:id="937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752</Words>
  <Characters>4288</Characters>
  <Application>Microsoft Office Word</Application>
  <DocSecurity>0</DocSecurity>
  <Lines>35</Lines>
  <Paragraphs>10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2025-07-23T23:45:00Z</dcterms:created>
  <dcterms:modified xsi:type="dcterms:W3CDTF">2025-07-29T07:35:00Z</dcterms:modified>
</cp:coreProperties>
</file>